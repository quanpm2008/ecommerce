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0" w:lineRule="auto"/>
        <w:rPr>
          <w:rFonts w:ascii="Times New Roman" w:cs="Times New Roman" w:eastAsia="Times New Roman" w:hAnsi="Times New Roman"/>
          <w:color w:val="000000"/>
          <w:sz w:val="20"/>
          <w:szCs w:val="20"/>
        </w:rPr>
      </w:pPr>
      <w:r w:rsidDel="00000000" w:rsidR="00000000" w:rsidRPr="00000000">
        <w:rPr>
          <w:rFonts w:ascii="Arial" w:cs="Arial" w:eastAsia="Arial" w:hAnsi="Arial"/>
          <w:color w:val="000000"/>
          <w:sz w:val="40"/>
          <w:szCs w:val="40"/>
          <w:rtl w:val="0"/>
        </w:rPr>
        <w:t xml:space="preserve">Đặc tả API và phân quyền RBAC cho hệ thống Ecommerce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API Specification</w:t>
      </w:r>
      <w:r w:rsidDel="00000000" w:rsidR="00000000" w:rsidRPr="00000000">
        <w:rPr>
          <w:rtl w:val="0"/>
        </w:rPr>
      </w:r>
    </w:p>
    <w:p w:rsidR="00000000" w:rsidDel="00000000" w:rsidP="00000000" w:rsidRDefault="00000000" w:rsidRPr="00000000" w14:paraId="00000003">
      <w:pPr>
        <w:spacing w:after="60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User chung và Customer Seller kế thừa cùng hợp đồng API theo service</w:t>
      </w:r>
      <w:r w:rsidDel="00000000" w:rsidR="00000000" w:rsidRPr="00000000">
        <w:rPr>
          <w:rtl w:val="0"/>
        </w:rPr>
      </w:r>
    </w:p>
    <w:tbl>
      <w:tblPr>
        <w:tblStyle w:val="Table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Thông tin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Giá trị</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Phiên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v1.0 — áp dụng Database RBAC v5.0 và phản hồi của Bùi Minh Quang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25/10/2026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Tài liệu nguồn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Database RBAC v5.0; API v0.3 và comment trong file đính kèm; FRD v5.3 cho nghiệp vụ còn hiệu lực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Phạm vi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 service: Identity &amp; Seller, Catalog, Cart, Order, Payment, Finance, Notification · API Gateway · 3 web app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Trạng thái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Bản cập nhật để review và chuyển sang OpenAPI; tham số và nguồn API địa giới chưa chốt tại mục 9</w:t>
            </w:r>
            <w:r w:rsidDel="00000000" w:rsidR="00000000" w:rsidRPr="00000000">
              <w:rPr>
                <w:rtl w:val="0"/>
              </w:rPr>
            </w:r>
          </w:p>
        </w:tc>
      </w:tr>
    </w:tbl>
    <w:p w:rsidR="00000000" w:rsidDel="00000000" w:rsidP="00000000" w:rsidRDefault="00000000" w:rsidRPr="00000000" w14:paraId="0000001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pageBreakBefore w:val="1"/>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1f3864"/>
          <w:sz w:val="20"/>
          <w:szCs w:val="20"/>
          <w:rtl w:val="0"/>
        </w:rPr>
        <w:t xml:space="preserve">Mục lục</w:t>
      </w: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1. Giới thiệu</w:t>
      </w:r>
      <w:r w:rsidDel="00000000" w:rsidR="00000000" w:rsidRPr="00000000">
        <w:rPr>
          <w:rtl w:val="0"/>
        </w:rPr>
      </w:r>
    </w:p>
    <w:p w:rsidR="00000000" w:rsidDel="00000000" w:rsidP="00000000" w:rsidRDefault="00000000" w:rsidRPr="00000000" w14:paraId="00000013">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 Mục đích</w:t>
      </w:r>
      <w:r w:rsidDel="00000000" w:rsidR="00000000" w:rsidRPr="00000000">
        <w:rPr>
          <w:rtl w:val="0"/>
        </w:rPr>
      </w:r>
    </w:p>
    <w:p w:rsidR="00000000" w:rsidDel="00000000" w:rsidP="00000000" w:rsidRDefault="00000000" w:rsidRPr="00000000" w14:paraId="00000014">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 Tài liệu nguồn</w:t>
      </w:r>
      <w:r w:rsidDel="00000000" w:rsidR="00000000" w:rsidRPr="00000000">
        <w:rPr>
          <w:rtl w:val="0"/>
        </w:rPr>
      </w:r>
    </w:p>
    <w:p w:rsidR="00000000" w:rsidDel="00000000" w:rsidP="00000000" w:rsidRDefault="00000000" w:rsidRPr="00000000" w14:paraId="00000015">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1.3 Cách đọc</w:t>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2. Kiến trúc API</w:t>
      </w:r>
      <w:r w:rsidDel="00000000" w:rsidR="00000000" w:rsidRPr="00000000">
        <w:rPr>
          <w:rtl w:val="0"/>
        </w:rPr>
      </w:r>
    </w:p>
    <w:p w:rsidR="00000000" w:rsidDel="00000000" w:rsidP="00000000" w:rsidRDefault="00000000" w:rsidRPr="00000000" w14:paraId="00000017">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2.1 Thành phần</w:t>
      </w:r>
      <w:r w:rsidDel="00000000" w:rsidR="00000000" w:rsidRPr="00000000">
        <w:rPr>
          <w:rtl w:val="0"/>
        </w:rPr>
      </w:r>
    </w:p>
    <w:p w:rsidR="00000000" w:rsidDel="00000000" w:rsidP="00000000" w:rsidRDefault="00000000" w:rsidRPr="00000000" w14:paraId="00000018">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2.2 Định tuyến tại Gateway</w:t>
      </w:r>
      <w:r w:rsidDel="00000000" w:rsidR="00000000" w:rsidRPr="00000000">
        <w:rPr>
          <w:rtl w:val="0"/>
        </w:rPr>
      </w:r>
    </w:p>
    <w:p w:rsidR="00000000" w:rsidDel="00000000" w:rsidP="00000000" w:rsidRDefault="00000000" w:rsidRPr="00000000" w14:paraId="00000019">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2.3 Truyền danh tính từ Gateway xuống service</w:t>
      </w: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3. Quy ước chung</w:t>
      </w:r>
      <w:r w:rsidDel="00000000" w:rsidR="00000000" w:rsidRPr="00000000">
        <w:rPr>
          <w:rtl w:val="0"/>
        </w:rPr>
      </w:r>
    </w:p>
    <w:p w:rsidR="00000000" w:rsidDel="00000000" w:rsidP="00000000" w:rsidRDefault="00000000" w:rsidRPr="00000000" w14:paraId="0000001B">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3.1 Base URL và versioning</w:t>
      </w:r>
      <w:r w:rsidDel="00000000" w:rsidR="00000000" w:rsidRPr="00000000">
        <w:rPr>
          <w:rtl w:val="0"/>
        </w:rPr>
      </w:r>
    </w:p>
    <w:p w:rsidR="00000000" w:rsidDel="00000000" w:rsidP="00000000" w:rsidRDefault="00000000" w:rsidRPr="00000000" w14:paraId="0000001C">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3.2 Xác thực</w:t>
      </w:r>
      <w:r w:rsidDel="00000000" w:rsidR="00000000" w:rsidRPr="00000000">
        <w:rPr>
          <w:rtl w:val="0"/>
        </w:rPr>
      </w:r>
    </w:p>
    <w:p w:rsidR="00000000" w:rsidDel="00000000" w:rsidP="00000000" w:rsidRDefault="00000000" w:rsidRPr="00000000" w14:paraId="0000001D">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3.3 Format response chuẩn (envelope)</w:t>
      </w:r>
      <w:r w:rsidDel="00000000" w:rsidR="00000000" w:rsidRPr="00000000">
        <w:rPr>
          <w:rtl w:val="0"/>
        </w:rPr>
      </w:r>
    </w:p>
    <w:p w:rsidR="00000000" w:rsidDel="00000000" w:rsidP="00000000" w:rsidRDefault="00000000" w:rsidRPr="00000000" w14:paraId="0000001E">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3.4 HTTP status code</w:t>
      </w:r>
      <w:r w:rsidDel="00000000" w:rsidR="00000000" w:rsidRPr="00000000">
        <w:rPr>
          <w:rtl w:val="0"/>
        </w:rPr>
      </w:r>
    </w:p>
    <w:p w:rsidR="00000000" w:rsidDel="00000000" w:rsidP="00000000" w:rsidRDefault="00000000" w:rsidRPr="00000000" w14:paraId="0000001F">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3.5 Phân trang, lọc, sắp xếp</w:t>
      </w:r>
      <w:r w:rsidDel="00000000" w:rsidR="00000000" w:rsidRPr="00000000">
        <w:rPr>
          <w:rtl w:val="0"/>
        </w:rPr>
      </w:r>
    </w:p>
    <w:p w:rsidR="00000000" w:rsidDel="00000000" w:rsidP="00000000" w:rsidRDefault="00000000" w:rsidRPr="00000000" w14:paraId="00000020">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3.6 Quy ước dữ liệu</w:t>
      </w:r>
      <w:r w:rsidDel="00000000" w:rsidR="00000000" w:rsidRPr="00000000">
        <w:rPr>
          <w:rtl w:val="0"/>
        </w:rPr>
      </w:r>
    </w:p>
    <w:p w:rsidR="00000000" w:rsidDel="00000000" w:rsidP="00000000" w:rsidRDefault="00000000" w:rsidRPr="00000000" w14:paraId="00000021">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3.7 Idempotency (chống gửi lặp)</w:t>
      </w:r>
      <w:r w:rsidDel="00000000" w:rsidR="00000000" w:rsidRPr="00000000">
        <w:rPr>
          <w:rtl w:val="0"/>
        </w:rPr>
      </w:r>
    </w:p>
    <w:p w:rsidR="00000000" w:rsidDel="00000000" w:rsidP="00000000" w:rsidRDefault="00000000" w:rsidRPr="00000000" w14:paraId="00000022">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3.8 Cập nhật đồng thời (optimistic locking)</w:t>
      </w:r>
      <w:r w:rsidDel="00000000" w:rsidR="00000000" w:rsidRPr="00000000">
        <w:rPr>
          <w:rtl w:val="0"/>
        </w:rPr>
      </w:r>
    </w:p>
    <w:p w:rsidR="00000000" w:rsidDel="00000000" w:rsidP="00000000" w:rsidRDefault="00000000" w:rsidRPr="00000000" w14:paraId="00000023">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3.9 Upload ảnh/video (presigned URL)</w:t>
      </w:r>
      <w:r w:rsidDel="00000000" w:rsidR="00000000" w:rsidRPr="00000000">
        <w:rPr>
          <w:rtl w:val="0"/>
        </w:rPr>
      </w:r>
    </w:p>
    <w:p w:rsidR="00000000" w:rsidDel="00000000" w:rsidP="00000000" w:rsidRDefault="00000000" w:rsidRPr="00000000" w14:paraId="00000024">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3.10 Header chuẩn</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Arial" w:cs="Arial" w:eastAsia="Arial" w:hAnsi="Arial"/>
          <w:sz w:val="18"/>
          <w:szCs w:val="18"/>
          <w:rtl w:val="0"/>
        </w:rPr>
        <w:t xml:space="preserve">3.2.1 Mô hình RBAC và hợp đồng kiểm tra quyền</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Arial" w:cs="Arial" w:eastAsia="Arial" w:hAnsi="Arial"/>
          <w:sz w:val="18"/>
          <w:szCs w:val="18"/>
          <w:rtl w:val="0"/>
        </w:rPr>
        <w:t xml:space="preserve">3.2.2 Ví dụ response đăng nhập đa vai trò</w:t>
      </w: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4. Danh mục mã lỗi và enum dùng chung</w:t>
      </w:r>
      <w:r w:rsidDel="00000000" w:rsidR="00000000" w:rsidRPr="00000000">
        <w:rPr>
          <w:rtl w:val="0"/>
        </w:rPr>
      </w:r>
    </w:p>
    <w:p w:rsidR="00000000" w:rsidDel="00000000" w:rsidP="00000000" w:rsidRDefault="00000000" w:rsidRPr="00000000" w14:paraId="00000028">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4.1 Bảng mã lỗi</w:t>
      </w:r>
      <w:r w:rsidDel="00000000" w:rsidR="00000000" w:rsidRPr="00000000">
        <w:rPr>
          <w:rtl w:val="0"/>
        </w:rPr>
      </w:r>
    </w:p>
    <w:p w:rsidR="00000000" w:rsidDel="00000000" w:rsidP="00000000" w:rsidRDefault="00000000" w:rsidRPr="00000000" w14:paraId="00000029">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 Enum</w:t>
      </w: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b w:val="1"/>
          <w:bCs w:val="1"/>
          <w:sz w:val="18"/>
          <w:szCs w:val="18"/>
          <w:rtl w:val="0"/>
        </w:rPr>
        <w:t xml:space="preserve">5. Ma trận Use case → Service</w:t>
      </w:r>
      <w:r w:rsidDel="00000000" w:rsidR="00000000" w:rsidRPr="00000000">
        <w:rPr>
          <w:rtl w:val="0"/>
        </w:rPr>
      </w:r>
    </w:p>
    <w:p w:rsidR="00000000" w:rsidDel="00000000" w:rsidP="00000000" w:rsidRDefault="00000000" w:rsidRPr="00000000" w14:paraId="0000002B">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5.1 Ownership dữ liệu (theo Database RBAC v5.0)</w:t>
      </w: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6. Đặc tả theo service</w:t>
      </w:r>
      <w:r w:rsidDel="00000000" w:rsidR="00000000" w:rsidRPr="00000000">
        <w:rPr>
          <w:rtl w:val="0"/>
        </w:rPr>
      </w:r>
    </w:p>
    <w:p w:rsidR="00000000" w:rsidDel="00000000" w:rsidP="00000000" w:rsidRDefault="00000000" w:rsidRPr="00000000" w14:paraId="0000002D">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6.1 Identity &amp; Seller Service</w:t>
      </w:r>
      <w:r w:rsidDel="00000000" w:rsidR="00000000" w:rsidRPr="00000000">
        <w:rPr>
          <w:rtl w:val="0"/>
        </w:rPr>
      </w:r>
    </w:p>
    <w:p w:rsidR="00000000" w:rsidDel="00000000" w:rsidP="00000000" w:rsidRDefault="00000000" w:rsidRPr="00000000" w14:paraId="0000002E">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6.2 Catalog Service</w:t>
      </w:r>
      <w:r w:rsidDel="00000000" w:rsidR="00000000" w:rsidRPr="00000000">
        <w:rPr>
          <w:rtl w:val="0"/>
        </w:rPr>
      </w:r>
    </w:p>
    <w:p w:rsidR="00000000" w:rsidDel="00000000" w:rsidP="00000000" w:rsidRDefault="00000000" w:rsidRPr="00000000" w14:paraId="0000002F">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6.3 Cart Service</w:t>
      </w:r>
      <w:r w:rsidDel="00000000" w:rsidR="00000000" w:rsidRPr="00000000">
        <w:rPr>
          <w:rtl w:val="0"/>
        </w:rPr>
      </w:r>
    </w:p>
    <w:p w:rsidR="00000000" w:rsidDel="00000000" w:rsidP="00000000" w:rsidRDefault="00000000" w:rsidRPr="00000000" w14:paraId="00000030">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6.4 Order Service (Order Inventory Fulfillment)</w:t>
      </w:r>
      <w:r w:rsidDel="00000000" w:rsidR="00000000" w:rsidRPr="00000000">
        <w:rPr>
          <w:rtl w:val="0"/>
        </w:rPr>
      </w:r>
    </w:p>
    <w:p w:rsidR="00000000" w:rsidDel="00000000" w:rsidP="00000000" w:rsidRDefault="00000000" w:rsidRPr="00000000" w14:paraId="00000031">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6.5 Payment Service</w:t>
      </w:r>
      <w:r w:rsidDel="00000000" w:rsidR="00000000" w:rsidRPr="00000000">
        <w:rPr>
          <w:rtl w:val="0"/>
        </w:rPr>
      </w:r>
    </w:p>
    <w:p w:rsidR="00000000" w:rsidDel="00000000" w:rsidP="00000000" w:rsidRDefault="00000000" w:rsidRPr="00000000" w14:paraId="00000032">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6.6 Finance Service</w:t>
      </w:r>
      <w:r w:rsidDel="00000000" w:rsidR="00000000" w:rsidRPr="00000000">
        <w:rPr>
          <w:rtl w:val="0"/>
        </w:rPr>
      </w:r>
    </w:p>
    <w:p w:rsidR="00000000" w:rsidDel="00000000" w:rsidP="00000000" w:rsidRDefault="00000000" w:rsidRPr="00000000" w14:paraId="00000033">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6.7 Notification Service</w:t>
      </w: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7. API nội bộ và sự kiện giữa các service</w:t>
      </w:r>
      <w:r w:rsidDel="00000000" w:rsidR="00000000" w:rsidRPr="00000000">
        <w:rPr>
          <w:rtl w:val="0"/>
        </w:rPr>
      </w:r>
    </w:p>
    <w:p w:rsidR="00000000" w:rsidDel="00000000" w:rsidP="00000000" w:rsidRDefault="00000000" w:rsidRPr="00000000" w14:paraId="00000035">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7.1 Internal API (đồng bộ)</w:t>
      </w:r>
      <w:r w:rsidDel="00000000" w:rsidR="00000000" w:rsidRPr="00000000">
        <w:rPr>
          <w:rtl w:val="0"/>
        </w:rPr>
      </w:r>
    </w:p>
    <w:p w:rsidR="00000000" w:rsidDel="00000000" w:rsidP="00000000" w:rsidRDefault="00000000" w:rsidRPr="00000000" w14:paraId="00000036">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7.2 Sự kiện (bất đồng bộ, qua Outbox)</w:t>
      </w:r>
      <w:r w:rsidDel="00000000" w:rsidR="00000000" w:rsidRPr="00000000">
        <w:rPr>
          <w:rtl w:val="0"/>
        </w:rPr>
      </w:r>
    </w:p>
    <w:p w:rsidR="00000000" w:rsidDel="00000000" w:rsidP="00000000" w:rsidRDefault="00000000" w:rsidRPr="00000000" w14:paraId="00000037">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7.3 Job nền</w:t>
      </w: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8. Luồng tích hợp tiêu biểu</w:t>
      </w:r>
      <w:r w:rsidDel="00000000" w:rsidR="00000000" w:rsidRPr="00000000">
        <w:rPr>
          <w:rtl w:val="0"/>
        </w:rPr>
      </w:r>
    </w:p>
    <w:p w:rsidR="00000000" w:rsidDel="00000000" w:rsidP="00000000" w:rsidRDefault="00000000" w:rsidRPr="00000000" w14:paraId="00000039">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8.1 Checkout nhiều cửa hàng và thanh toán</w:t>
      </w:r>
      <w:r w:rsidDel="00000000" w:rsidR="00000000" w:rsidRPr="00000000">
        <w:rPr>
          <w:rtl w:val="0"/>
        </w:rPr>
      </w:r>
    </w:p>
    <w:p w:rsidR="00000000" w:rsidDel="00000000" w:rsidP="00000000" w:rsidRDefault="00000000" w:rsidRPr="00000000" w14:paraId="0000003A">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8.2 Seller từ chối giao hàng</w:t>
      </w:r>
      <w:r w:rsidDel="00000000" w:rsidR="00000000" w:rsidRPr="00000000">
        <w:rPr>
          <w:rtl w:val="0"/>
        </w:rPr>
      </w:r>
    </w:p>
    <w:p w:rsidR="00000000" w:rsidDel="00000000" w:rsidP="00000000" w:rsidRDefault="00000000" w:rsidRPr="00000000" w14:paraId="0000003B">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8.3 Xác nhận nhận hàng và rút tiền</w:t>
      </w: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9. Mâu thuẫn tài liệu và điểm cần chốt</w:t>
      </w:r>
      <w:r w:rsidDel="00000000" w:rsidR="00000000" w:rsidRPr="00000000">
        <w:rPr>
          <w:rtl w:val="0"/>
        </w:rPr>
      </w:r>
    </w:p>
    <w:p w:rsidR="00000000" w:rsidDel="00000000" w:rsidP="00000000" w:rsidRDefault="00000000" w:rsidRPr="00000000" w14:paraId="0000003D">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9.1 Tham số chưa chốt ảnh hưởng tới API</w:t>
      </w:r>
      <w:r w:rsidDel="00000000" w:rsidR="00000000" w:rsidRPr="00000000">
        <w:rPr>
          <w:rtl w:val="0"/>
        </w:rPr>
      </w:r>
    </w:p>
    <w:p w:rsidR="00000000" w:rsidDel="00000000" w:rsidP="00000000" w:rsidRDefault="00000000" w:rsidRPr="00000000" w14:paraId="0000003E">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9.2 Giới hạn của tài liệu này</w:t>
      </w: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10. Quy trình sử dụng và nhật ký thay đổi</w:t>
      </w:r>
      <w:r w:rsidDel="00000000" w:rsidR="00000000" w:rsidRPr="00000000">
        <w:rPr>
          <w:rtl w:val="0"/>
        </w:rPr>
      </w:r>
    </w:p>
    <w:p w:rsidR="00000000" w:rsidDel="00000000" w:rsidP="00000000" w:rsidRDefault="00000000" w:rsidRPr="00000000" w14:paraId="00000040">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10.1 Quy trình đề xuất</w:t>
      </w:r>
      <w:r w:rsidDel="00000000" w:rsidR="00000000" w:rsidRPr="00000000">
        <w:rPr>
          <w:rtl w:val="0"/>
        </w:rPr>
      </w:r>
    </w:p>
    <w:p w:rsidR="00000000" w:rsidDel="00000000" w:rsidP="00000000" w:rsidRDefault="00000000" w:rsidRPr="00000000" w14:paraId="00000041">
      <w:pPr>
        <w:spacing w:after="0" w:lineRule="auto"/>
        <w:ind w:left="400" w:firstLine="0"/>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10.2 Nhật ký thay đổi</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Arial" w:cs="Arial" w:eastAsia="Arial" w:hAnsi="Arial"/>
          <w:sz w:val="18"/>
          <w:szCs w:val="18"/>
          <w:rtl w:val="0"/>
        </w:rPr>
        <w:t xml:space="preserve">10.3 Đối chiếu comment của Bùi Minh Quang</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Arial" w:cs="Arial" w:eastAsia="Arial" w:hAnsi="Arial"/>
          <w:sz w:val="18"/>
          <w:szCs w:val="18"/>
          <w:rtl w:val="0"/>
        </w:rPr>
        <w:t xml:space="preserve">10.4 Tác động lên schema và chuyển đổi API</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Arial" w:cs="Arial" w:eastAsia="Arial" w:hAnsi="Arial"/>
          <w:sz w:val="18"/>
          <w:szCs w:val="18"/>
          <w:rtl w:val="0"/>
        </w:rPr>
        <w:t xml:space="preserve">10.5 Kiểm thử chấp nhận RBAC và comment</w:t>
      </w:r>
      <w:r w:rsidDel="00000000" w:rsidR="00000000" w:rsidRPr="00000000">
        <w:rPr>
          <w:rtl w:val="0"/>
        </w:rPr>
      </w:r>
    </w:p>
    <w:p w:rsidR="00000000" w:rsidDel="00000000" w:rsidP="00000000" w:rsidRDefault="00000000" w:rsidRPr="00000000" w14:paraId="00000045">
      <w:pPr>
        <w:pStyle w:val="Heading1"/>
        <w:keepLines w:val="0"/>
        <w:pageBreakBefore w:val="1"/>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1. Giới thiệu</w:t>
      </w:r>
      <w:r w:rsidDel="00000000" w:rsidR="00000000" w:rsidRPr="00000000">
        <w:rPr>
          <w:rtl w:val="0"/>
        </w:rPr>
      </w:r>
    </w:p>
    <w:p w:rsidR="00000000" w:rsidDel="00000000" w:rsidP="00000000" w:rsidRDefault="00000000" w:rsidRPr="00000000" w14:paraId="00000046">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1.1 Mục đích</w:t>
      </w:r>
      <w:r w:rsidDel="00000000" w:rsidR="00000000" w:rsidRPr="00000000">
        <w:rPr>
          <w:rtl w:val="0"/>
        </w:rPr>
      </w:r>
    </w:p>
    <w:p w:rsidR="00000000" w:rsidDel="00000000" w:rsidP="00000000" w:rsidRDefault="00000000" w:rsidRPr="00000000" w14:paraId="0000004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Tài liệu đặc tả hợp đồng giao tiếp (API contract) giữa Frontend (3 web app: Customer, Seller, Admin) và Backend (7 service), cùng các API nội bộ và sự kiện giữa các service. Mục tiêu: FE và BE code song song, FE có thể dựng mock server từ tài liệu này mà không cần chờ BE.</w:t>
      </w:r>
      <w:r w:rsidDel="00000000" w:rsidR="00000000" w:rsidRPr="00000000">
        <w:rPr>
          <w:rtl w:val="0"/>
        </w:rPr>
      </w:r>
    </w:p>
    <w:p w:rsidR="00000000" w:rsidDel="00000000" w:rsidP="00000000" w:rsidRDefault="00000000" w:rsidRPr="00000000" w14:paraId="00000048">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1.2 Tài liệu nguồn</w:t>
      </w:r>
      <w:r w:rsidDel="00000000" w:rsidR="00000000" w:rsidRPr="00000000">
        <w:rPr>
          <w:rtl w:val="0"/>
        </w:rPr>
      </w:r>
    </w:p>
    <w:tbl>
      <w:tblPr>
        <w:tblStyle w:val="Table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79"/>
        <w:gridCol w:w="1979"/>
        <w:gridCol w:w="5402"/>
        <w:tblGridChange w:id="0">
          <w:tblGrid>
            <w:gridCol w:w="1979"/>
            <w:gridCol w:w="1979"/>
            <w:gridCol w:w="540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Tài liệu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Phiên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Dùng cho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v5.3 — 19/10/2026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 case, luồng nghiệp vụ, acceptance criteria. </w:t>
            </w:r>
            <w:r w:rsidDel="00000000" w:rsidR="00000000" w:rsidRPr="00000000">
              <w:rPr>
                <w:rFonts w:ascii="Arial" w:cs="Arial" w:eastAsia="Arial" w:hAnsi="Arial"/>
                <w:b w:val="1"/>
                <w:bCs w:val="1"/>
                <w:sz w:val="18"/>
                <w:szCs w:val="18"/>
                <w:rtl w:val="0"/>
              </w:rPr>
              <w:t xml:space="preserve">Nguồn ưu tiên cao nhất</w:t>
            </w:r>
            <w:r w:rsidDel="00000000" w:rsidR="00000000" w:rsidRPr="00000000">
              <w:rPr>
                <w:rFonts w:ascii="Arial" w:cs="Arial" w:eastAsia="Arial" w:hAnsi="Arial"/>
                <w:sz w:val="18"/>
                <w:szCs w:val="18"/>
                <w:rtl w:val="0"/>
              </w:rPr>
              <w:t xml:space="preserve"> về nghiệp vụ. Từ v5.3 không còn mục 4 (mô hình dữ liệu).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Database document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RBAC v5.0 — 25/10/2026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 là danh tính chung; Customer/Seller kế thừa shared PK; UserRole và RolePermission cấp quyền. DB 3.1 mô tả Identity/RBAC; DB 8 giữ trạng thái và quy tắc tiền.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v3.0 — 19/10/2026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Phạm vi MVP, Definition of Done.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Parameter Register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v3.0 — 19/10/2026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Tham số P-xx, S-xx, P-SIM-01, job J1–J6, NFR N-xx.</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UI Screens + Figma wireframe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v2.0 — 19/10/2026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màn hình, dữ liệu mỗi màn hình cần.</w:t>
            </w:r>
            <w:r w:rsidDel="00000000" w:rsidR="00000000" w:rsidRPr="00000000">
              <w:rPr>
                <w:rtl w:val="0"/>
              </w:rPr>
            </w:r>
          </w:p>
        </w:tc>
      </w:tr>
    </w:tbl>
    <w:p w:rsidR="00000000" w:rsidDel="00000000" w:rsidP="00000000" w:rsidRDefault="00000000" w:rsidRPr="00000000" w14:paraId="0000005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Phiên bản này đồng bộ Database RBAC v5.0 và xử lý các comment của Bùi Minh Quang. Mục 10.3 đối chiếu từng nhóm comment; mục 10.4 nêu tác động lên schema và chuyển đổi API. Tài liệu FRD/UI bên ngoài file này chưa được chỉnh sửa trong lần cập nhật này.</w:t>
      </w:r>
      <w:r w:rsidDel="00000000" w:rsidR="00000000" w:rsidRPr="00000000">
        <w:rPr>
          <w:rtl w:val="0"/>
        </w:rPr>
      </w:r>
    </w:p>
    <w:p w:rsidR="00000000" w:rsidDel="00000000" w:rsidP="00000000" w:rsidRDefault="00000000" w:rsidRPr="00000000" w14:paraId="0000005D">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1.3 Cách đọc</w:t>
      </w:r>
      <w:r w:rsidDel="00000000" w:rsidR="00000000" w:rsidRPr="00000000">
        <w:rPr>
          <w:rtl w:val="0"/>
        </w:rPr>
      </w:r>
    </w:p>
    <w:p w:rsidR="00000000" w:rsidDel="00000000" w:rsidP="00000000" w:rsidRDefault="00000000" w:rsidRPr="00000000" w14:paraId="0000005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2–4</w:t>
      </w:r>
      <w:r w:rsidDel="00000000" w:rsidR="00000000" w:rsidRPr="00000000">
        <w:rPr>
          <w:rFonts w:ascii="Arial" w:cs="Arial" w:eastAsia="Arial" w:hAnsi="Arial"/>
          <w:sz w:val="20"/>
          <w:szCs w:val="20"/>
          <w:rtl w:val="0"/>
        </w:rPr>
        <w:t xml:space="preserve"> là quy ước chung (Khối A): mọi service phải tuân theo. Chốt trước khi code.</w:t>
      </w:r>
    </w:p>
    <w:p w:rsidR="00000000" w:rsidDel="00000000" w:rsidP="00000000" w:rsidRDefault="00000000" w:rsidRPr="00000000" w14:paraId="0000005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w:t>
      </w:r>
      <w:r w:rsidDel="00000000" w:rsidR="00000000" w:rsidRPr="00000000">
        <w:rPr>
          <w:rFonts w:ascii="Arial" w:cs="Arial" w:eastAsia="Arial" w:hAnsi="Arial"/>
          <w:sz w:val="20"/>
          <w:szCs w:val="20"/>
          <w:rtl w:val="0"/>
        </w:rPr>
        <w:t xml:space="preserve"> là ma trận Use case → Service: dùng để phân công người phụ trách.</w:t>
      </w:r>
    </w:p>
    <w:p w:rsidR="00000000" w:rsidDel="00000000" w:rsidP="00000000" w:rsidRDefault="00000000" w:rsidRPr="00000000" w14:paraId="0000006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6</w:t>
      </w:r>
      <w:r w:rsidDel="00000000" w:rsidR="00000000" w:rsidRPr="00000000">
        <w:rPr>
          <w:rFonts w:ascii="Arial" w:cs="Arial" w:eastAsia="Arial" w:hAnsi="Arial"/>
          <w:sz w:val="20"/>
          <w:szCs w:val="20"/>
          <w:rtl w:val="0"/>
        </w:rPr>
        <w:t xml:space="preserve"> đặc tả từng service: tổng quan, bảng endpoint, DTO, chi tiết từng endpoint.</w:t>
      </w:r>
    </w:p>
    <w:p w:rsidR="00000000" w:rsidDel="00000000" w:rsidP="00000000" w:rsidRDefault="00000000" w:rsidRPr="00000000" w14:paraId="0000006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7–8</w:t>
      </w:r>
      <w:r w:rsidDel="00000000" w:rsidR="00000000" w:rsidRPr="00000000">
        <w:rPr>
          <w:rFonts w:ascii="Arial" w:cs="Arial" w:eastAsia="Arial" w:hAnsi="Arial"/>
          <w:sz w:val="20"/>
          <w:szCs w:val="20"/>
          <w:rtl w:val="0"/>
        </w:rPr>
        <w:t xml:space="preserve"> là API nội bộ, sự kiện và job nền giữa các service.</w:t>
      </w:r>
    </w:p>
    <w:p w:rsidR="00000000" w:rsidDel="00000000" w:rsidP="00000000" w:rsidRDefault="00000000" w:rsidRPr="00000000" w14:paraId="0000006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Ký hiệu: PUBLIC không cần đăng nhập; ANY_AUTH là User ACTIVE với phiên hợp lệ; CUSTOMER/SELLER/ADMIN là vai trò, có thể cùng thuộc một User. Cột Quyền tại từng API ghi permission cụ thể. INTERNAL yêu cầu danh tính service và allowlist, không chỉ vị trí trong mạng nội bộ.</w:t>
      </w:r>
    </w:p>
    <w:p w:rsidR="00000000" w:rsidDel="00000000" w:rsidP="00000000" w:rsidRDefault="00000000" w:rsidRPr="00000000" w14:paraId="0000006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Mọi path trong tài liệu được viết </w:t>
      </w:r>
      <w:r w:rsidDel="00000000" w:rsidR="00000000" w:rsidRPr="00000000">
        <w:rPr>
          <w:rFonts w:ascii="Arial" w:cs="Arial" w:eastAsia="Arial" w:hAnsi="Arial"/>
          <w:b w:val="1"/>
          <w:bCs w:val="1"/>
          <w:sz w:val="20"/>
          <w:szCs w:val="20"/>
          <w:rtl w:val="0"/>
        </w:rPr>
        <w:t xml:space="preserve">tương đối với base URL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/api/v1</w:t>
      </w:r>
      <w:r w:rsidDel="00000000" w:rsidR="00000000" w:rsidRPr="00000000">
        <w:rPr>
          <w:rFonts w:ascii="Arial" w:cs="Arial" w:eastAsia="Arial" w:hAnsi="Arial"/>
          <w:sz w:val="20"/>
          <w:szCs w:val="20"/>
          <w:rtl w:val="0"/>
        </w:rPr>
        <w:t xml:space="preserve"> (public) hoặc </w:t>
      </w:r>
      <w:r w:rsidDel="00000000" w:rsidR="00000000" w:rsidRPr="00000000">
        <w:rPr>
          <w:rFonts w:ascii="Arial" w:cs="Arial" w:eastAsia="Arial" w:hAnsi="Arial"/>
          <w:color w:val="8a2b1f"/>
          <w:sz w:val="20"/>
          <w:szCs w:val="20"/>
          <w:rtl w:val="0"/>
        </w:rPr>
        <w:t xml:space="preserve">/internal/v1</w:t>
      </w:r>
      <w:r w:rsidDel="00000000" w:rsidR="00000000" w:rsidRPr="00000000">
        <w:rPr>
          <w:rFonts w:ascii="Arial" w:cs="Arial" w:eastAsia="Arial" w:hAnsi="Arial"/>
          <w:sz w:val="20"/>
          <w:szCs w:val="20"/>
          <w:rtl w:val="0"/>
        </w:rPr>
        <w:t xml:space="preserve"> (nội bộ).</w:t>
      </w:r>
    </w:p>
    <w:p w:rsidR="00000000" w:rsidDel="00000000" w:rsidP="00000000" w:rsidRDefault="00000000" w:rsidRPr="00000000" w14:paraId="00000064">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2. Kiến trúc API</w:t>
      </w:r>
      <w:r w:rsidDel="00000000" w:rsidR="00000000" w:rsidRPr="00000000">
        <w:rPr>
          <w:rtl w:val="0"/>
        </w:rPr>
      </w:r>
    </w:p>
    <w:p w:rsidR="00000000" w:rsidDel="00000000" w:rsidP="00000000" w:rsidRDefault="00000000" w:rsidRPr="00000000" w14:paraId="00000065">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2.1 Thành phần</w:t>
      </w:r>
      <w:r w:rsidDel="00000000" w:rsidR="00000000" w:rsidRPr="00000000">
        <w:rPr>
          <w:rtl w:val="0"/>
        </w:rPr>
      </w:r>
    </w:p>
    <w:tbl>
      <w:tblPr>
        <w:tblStyle w:val="Table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18"/>
        <w:gridCol w:w="7342"/>
        <w:tblGridChange w:id="0">
          <w:tblGrid>
            <w:gridCol w:w="2018"/>
            <w:gridCol w:w="734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Thành phần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Vai trò</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 Frontend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web (gồm khách vãng lai), Seller web, Admin web — 3 tên miền riêng theo tài liệu UI Screens.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Gateway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Định tuyến, kiểm tra JWT, loại bỏ header danh tính do client gửi, rate limit và CORS; service xác minh lại token và kiểm tra RBAC hiện hành.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 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 &amp; Seller · Catalog · Cart · Order (Order Inventory Fulfillment) · Payment · Finance · Notification. Mỗi service sở hữu database riêng (PostgreSQL), không join chéo DB.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Message broker + Outbox</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Sự kiện bất đồng bộ giữa service (Mục 7.2). Mỗi service phát event qua bảng OutboxEvent, consumer chống lặp qua InboxEvent.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Object storage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Lưu ảnh/video; FE upload trực tiếp bằng presigned URL (N-08).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Bộ giả lập thanh toán nội bộ</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Thành phần bên trong Payment service: cài đặt SimulatedGateway của interface PaymentGateway (charge, refund, query); không có nhà cung cấp bên ngoài, không có endpoint callback công khai (DB 8.4, N-01).</w:t>
            </w:r>
            <w:r w:rsidDel="00000000" w:rsidR="00000000" w:rsidRPr="00000000">
              <w:rPr>
                <w:rtl w:val="0"/>
              </w:rPr>
            </w:r>
          </w:p>
        </w:tc>
      </w:tr>
    </w:tbl>
    <w:p w:rsidR="00000000" w:rsidDel="00000000" w:rsidP="00000000" w:rsidRDefault="00000000" w:rsidRPr="00000000" w14:paraId="0000007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2.2 Định tuyến tại Gateway</w:t>
      </w:r>
      <w:r w:rsidDel="00000000" w:rsidR="00000000" w:rsidRPr="00000000">
        <w:rPr>
          <w:rtl w:val="0"/>
        </w:rPr>
      </w:r>
    </w:p>
    <w:tbl>
      <w:tblPr>
        <w:tblStyle w:val="Table4"/>
        <w:tblW w:w="9359.999999999998"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94"/>
        <w:gridCol w:w="3087"/>
        <w:gridCol w:w="3379"/>
        <w:tblGridChange w:id="0">
          <w:tblGrid>
            <w:gridCol w:w="2894"/>
            <w:gridCol w:w="3087"/>
            <w:gridCol w:w="337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Prefix public (sau /api/v1)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Prefix nội bộ (sau /internal/v1)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 &amp;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/categories/**, /products/**, /seller/products/**, /admin/products/**, /admin/categories/**, /media/upload-urls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(Order Inventory Fulfillment)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w:t>
            </w:r>
            <w:r w:rsidDel="00000000" w:rsidR="00000000" w:rsidRPr="00000000">
              <w:rPr>
                <w:rFonts w:ascii="Arial" w:cs="Arial" w:eastAsia="Arial" w:hAnsi="Arial"/>
                <w:b w:val="1"/>
                <w:bCs w:val="1"/>
                <w:sz w:val="18"/>
                <w:szCs w:val="18"/>
                <w:rtl w:val="0"/>
              </w:rPr>
              <w:t xml:space="preserve">, /inventory/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w:t>
            </w:r>
            <w:r w:rsidDel="00000000" w:rsidR="00000000" w:rsidRPr="00000000">
              <w:rPr>
                <w:rtl w:val="0"/>
              </w:rPr>
            </w:r>
          </w:p>
        </w:tc>
      </w:tr>
    </w:tbl>
    <w:p w:rsidR="00000000" w:rsidDel="00000000" w:rsidP="00000000" w:rsidRDefault="00000000" w:rsidRPr="00000000" w14:paraId="0000008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Đường dẫn public không dùng prefix /catalog: /categories, /products, /seller/products, /admin/products và /admin/categories. Endpoint media /media/upload-urls thuộc Catalog; /identity/media/upload-urls thuộc Identity. Internal Catalog giữ /internal/v1/catalog/**. Prefix /admin hoặc /seller không thay thế kiểm tra permission và ownership.</w:t>
      </w:r>
      <w:r w:rsidDel="00000000" w:rsidR="00000000" w:rsidRPr="00000000">
        <w:rPr>
          <w:rtl w:val="0"/>
        </w:rPr>
      </w:r>
    </w:p>
    <w:p w:rsidR="00000000" w:rsidDel="00000000" w:rsidP="00000000" w:rsidRDefault="00000000" w:rsidRPr="00000000" w14:paraId="00000090">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2.3 Truyền danh tính từ Gateway xuống service</w:t>
      </w:r>
      <w:r w:rsidDel="00000000" w:rsidR="00000000" w:rsidRPr="00000000">
        <w:rPr>
          <w:rtl w:val="0"/>
        </w:rPr>
      </w:r>
    </w:p>
    <w:p w:rsidR="00000000" w:rsidDel="00000000" w:rsidP="00000000" w:rsidRDefault="00000000" w:rsidRPr="00000000" w14:paraId="0000009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Gateway và service xác minh JWT bằng thuật toán cho phép, chữ ký, iss, aud, exp và sessionId. sub = User.user_id; không dùng X-Actor-Type để chọn bảng tài khoản. Gateway xóa mọi X-User-Id/X-Actor-Id/X-Actor-Type/X-Permissions từ client, chuyển tiếp Bearer và X-Request-Id qua kênh nội bộ tin cậy.</w:t>
      </w:r>
    </w:p>
    <w:p w:rsidR="00000000" w:rsidDel="00000000" w:rsidP="00000000" w:rsidRDefault="00000000" w:rsidRPr="00000000" w14:paraId="0000009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Mỗi service lấy sub từ JWT đã xác minh, gọi Identity authorization context để lấy trạng thái User, authzVersion, permissions và hồ sơ. Với API own, đối chiếu customerId/sellerId/recipientUserId của tài nguyên với sub; không tin owner ID trong body, query hay header client.</w:t>
      </w:r>
    </w:p>
    <w:p w:rsidR="00000000" w:rsidDel="00000000" w:rsidP="00000000" w:rsidRDefault="00000000" w:rsidRPr="00000000" w14:paraId="00000093">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MVP không cache quyền bảo vệ: Identity không sẵn sàng → 503 SERVICE_UNAVAILABLE, không cho qua. Token authzVersion cũ → 401 TOKEN_STALE để client refresh. Mọi API vẫn kiểm tra trạng thái nghiệp vụ và ownership; trước checkout/thu tiền/rút tiền kiểm tra quyền hiện hành, sau đó cập nhật có điều kiện trong transaction dữ liệu sở hữu.</w:t>
      </w:r>
      <w:r w:rsidDel="00000000" w:rsidR="00000000" w:rsidRPr="00000000">
        <w:rPr>
          <w:rtl w:val="0"/>
        </w:rPr>
      </w:r>
    </w:p>
    <w:p w:rsidR="00000000" w:rsidDel="00000000" w:rsidP="00000000" w:rsidRDefault="00000000" w:rsidRPr="00000000" w14:paraId="0000009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Gateway chặn mọi request từ bên ngoài vào </w:t>
      </w:r>
      <w:r w:rsidDel="00000000" w:rsidR="00000000" w:rsidRPr="00000000">
        <w:rPr>
          <w:rFonts w:ascii="Arial" w:cs="Arial" w:eastAsia="Arial" w:hAnsi="Arial"/>
          <w:color w:val="8a2b1f"/>
          <w:sz w:val="20"/>
          <w:szCs w:val="20"/>
          <w:rtl w:val="0"/>
        </w:rPr>
        <w:t xml:space="preserve">/internal/**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95">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3. Quy ước chung</w:t>
      </w:r>
      <w:r w:rsidDel="00000000" w:rsidR="00000000" w:rsidRPr="00000000">
        <w:rPr>
          <w:rtl w:val="0"/>
        </w:rPr>
      </w:r>
    </w:p>
    <w:p w:rsidR="00000000" w:rsidDel="00000000" w:rsidP="00000000" w:rsidRDefault="00000000" w:rsidRPr="00000000" w14:paraId="00000096">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3.1 Base URL và versioning</w:t>
      </w:r>
      <w:r w:rsidDel="00000000" w:rsidR="00000000" w:rsidRPr="00000000">
        <w:rPr>
          <w:rtl w:val="0"/>
        </w:rPr>
      </w:r>
    </w:p>
    <w:tbl>
      <w:tblPr>
        <w:tblStyle w:val="Table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808"/>
        <w:gridCol w:w="6552"/>
        <w:tblGridChange w:id="0">
          <w:tblGrid>
            <w:gridCol w:w="2808"/>
            <w:gridCol w:w="655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Môi trường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Base URL (đề xuất)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Local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http://localhost:8080/api/v1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Dev / Staging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https://api-dev.&lt;domain&gt;/api/v1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Production (demo chấm đồ 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https://api.&lt;domain&gt;/api/v1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Mock server cho FE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Sinh từ OpenAPI (Prism) — http://localhost:4010/api/v1</w:t>
            </w:r>
            <w:r w:rsidDel="00000000" w:rsidR="00000000" w:rsidRPr="00000000">
              <w:rPr>
                <w:rtl w:val="0"/>
              </w:rPr>
            </w:r>
          </w:p>
        </w:tc>
      </w:tr>
    </w:tbl>
    <w:p w:rsidR="00000000" w:rsidDel="00000000" w:rsidP="00000000" w:rsidRDefault="00000000" w:rsidRPr="00000000" w14:paraId="000000A1">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Thay đổi không tương thích ngược (đổi tên field, đổi kiểu, bỏ endpoint) phải tăng version hoặc được cả FE và BE đồng ý trước, ghi vào changelog ở Mục 10.</w:t>
      </w:r>
      <w:r w:rsidDel="00000000" w:rsidR="00000000" w:rsidRPr="00000000">
        <w:rPr>
          <w:rtl w:val="0"/>
        </w:rPr>
      </w:r>
    </w:p>
    <w:p w:rsidR="00000000" w:rsidDel="00000000" w:rsidP="00000000" w:rsidRDefault="00000000" w:rsidRPr="00000000" w14:paraId="000000A3">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3.2 Xác thực</w:t>
      </w:r>
      <w:r w:rsidDel="00000000" w:rsidR="00000000" w:rsidRPr="00000000">
        <w:rPr>
          <w:rtl w:val="0"/>
        </w:rPr>
      </w:r>
    </w:p>
    <w:p w:rsidR="00000000" w:rsidDel="00000000" w:rsidP="00000000" w:rsidRDefault="00000000" w:rsidRPr="00000000" w14:paraId="000000A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Cơ chế: JWT Bearer. Header: </w:t>
      </w:r>
      <w:r w:rsidDel="00000000" w:rsidR="00000000" w:rsidRPr="00000000">
        <w:rPr>
          <w:rFonts w:ascii="Arial" w:cs="Arial" w:eastAsia="Arial" w:hAnsi="Arial"/>
          <w:color w:val="8a2b1f"/>
          <w:sz w:val="20"/>
          <w:szCs w:val="20"/>
          <w:rtl w:val="0"/>
        </w:rPr>
        <w:t xml:space="preserve">Authorization: Bearer &lt;accessToken&gt;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Access token sống ngắn, refresh token sống dài (đề xuất 15 phút / 7 ngày theo </w:t>
      </w:r>
      <w:r w:rsidDel="00000000" w:rsidR="00000000" w:rsidRPr="00000000">
        <w:rPr>
          <w:rFonts w:ascii="Arial" w:cs="Arial" w:eastAsia="Arial" w:hAnsi="Arial"/>
          <w:b w:val="1"/>
          <w:bCs w:val="1"/>
          <w:sz w:val="20"/>
          <w:szCs w:val="20"/>
          <w:rtl w:val="0"/>
        </w:rPr>
        <w:t xml:space="preserve">P-06 — chưa chốt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Dùng duy nhất POST /identity/auth/login cho Customer, Seller và Admin. Một User có một bộ credential và có thể có nhiều vai trò; Customer/Seller là hồ sơ kế thừa, không phải tài khoản đăng nhập riêng. Ba web app có thể dùng cùng Auth API, không gửi actorType/role để chọn danh tính.</w:t>
      </w:r>
    </w:p>
    <w:p w:rsidR="00000000" w:rsidDel="00000000" w:rsidP="00000000" w:rsidRDefault="00000000" w:rsidRPr="00000000" w14:paraId="000000A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Refresh: </w:t>
      </w:r>
      <w:r w:rsidDel="00000000" w:rsidR="00000000" w:rsidRPr="00000000">
        <w:rPr>
          <w:rFonts w:ascii="Arial" w:cs="Arial" w:eastAsia="Arial" w:hAnsi="Arial"/>
          <w:color w:val="8a2b1f"/>
          <w:sz w:val="20"/>
          <w:szCs w:val="20"/>
          <w:rtl w:val="0"/>
        </w:rPr>
        <w:t xml:space="preserve">POST /identity/auth/refresh</w:t>
      </w:r>
      <w:r w:rsidDel="00000000" w:rsidR="00000000" w:rsidRPr="00000000">
        <w:rPr>
          <w:rFonts w:ascii="Arial" w:cs="Arial" w:eastAsia="Arial" w:hAnsi="Arial"/>
          <w:sz w:val="20"/>
          <w:szCs w:val="20"/>
          <w:rtl w:val="0"/>
        </w:rPr>
        <w:t xml:space="preserve">. Refresh token được xoay vòng (rotation): mỗi lần refresh trả token mới và vô hiệu token cũ.</w:t>
      </w:r>
    </w:p>
    <w:p w:rsidR="00000000" w:rsidDel="00000000" w:rsidP="00000000" w:rsidRDefault="00000000" w:rsidRPr="00000000" w14:paraId="000000A8">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Logout thu hồi AuthSession của thiết bị hiện tại; access token thuộc session đã thu hồi cũng không dùng tiếp. Đổi/đặt lại mật khẩu thu hồi mọi phiên của User, yêu cầu đăng nhập lại; không tạo mật khẩu riêng cho từng vai trò.</w:t>
      </w:r>
      <w:r w:rsidDel="00000000" w:rsidR="00000000" w:rsidRPr="00000000">
        <w:rPr>
          <w:rtl w:val="0"/>
        </w:rPr>
      </w:r>
    </w:p>
    <w:p w:rsidR="00000000" w:rsidDel="00000000" w:rsidP="00000000" w:rsidRDefault="00000000" w:rsidRPr="00000000" w14:paraId="000000A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Claims tối thiểu: sub (User.user_id), iss, aud, iat, exp, jti, sessionId, authzVersion. roles nếu kèm chỉ là snapshot cho FE; service lấy permission hiện hành từ Identity. Không có actorType độc quyền, không đưa credential, email hay số điện thoại vào token.</w:t>
      </w:r>
    </w:p>
    <w:p w:rsidR="00000000" w:rsidDel="00000000" w:rsidP="00000000" w:rsidRDefault="00000000" w:rsidRPr="00000000" w14:paraId="000000AA">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Quy tắc tài khoản bị cấm (G-14, N-05)</w:t>
      </w:r>
      <w:r w:rsidDel="00000000" w:rsidR="00000000" w:rsidRPr="00000000">
        <w:rPr>
          <w:rtl w:val="0"/>
        </w:rPr>
      </w:r>
    </w:p>
    <w:tbl>
      <w:tblPr>
        <w:tblStyle w:val="Table6"/>
        <w:tblW w:w="9361.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181"/>
        <w:gridCol w:w="1181"/>
        <w:gridCol w:w="4999"/>
        <w:tblGridChange w:id="0">
          <w:tblGrid>
            <w:gridCol w:w="3181"/>
            <w:gridCol w:w="1181"/>
            <w:gridCol w:w="499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Trường hợp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Đăng nhập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Hành vi API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BANNED, đã có đơn thanh toán trước khi bị cấm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Được nếu User ACTIVE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Chặn tạo checkout/thanh toán; cho xem hồ sơ/giỏ/đơn cũ, hủy đủ điều kiện, xác nhận và đánh giá đơn cũ theo G-14.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BANNED, chưa có đơn đã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Được nếu User ACTIVE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Chặn API nghiệp vụ Customer; vẫn xem trạng thái tài khoản và dùng vai trò khác hợp lệ. Không vô hiệu User hay thu hồi CUSTOMER để biểu diễn hạn chế này.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BANNED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Được nếu User ACTIVE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Chặn quyền bán và rút tiền; CUSTOMER hợp lệ vẫn dùng được. Không thu hồi phiên chung chỉ vì khóa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PENDING / REJECTED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Được nếu User ACTIVE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Chưa cấp SELLER; chỉ xem hồ sơ/nộp lại qua policy seller:application:own và dùng vai trò khác.</w:t>
            </w:r>
            <w:r w:rsidDel="00000000" w:rsidR="00000000" w:rsidRPr="00000000">
              <w:rPr>
                <w:rtl w:val="0"/>
              </w:rPr>
            </w:r>
          </w:p>
        </w:tc>
      </w:tr>
      <w:tr>
        <w:trPr>
          <w:cantSplit w:val="1"/>
          <w:tblHeader w:val="0"/>
        </w:trPr>
        <w:tc>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User DISABLED</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Không</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Thu hồi mọi phiên, chặn mọi API bảo vệ trên tất cả vai trò; job/callback hoàn tiền vẫn chạy.</w:t>
            </w:r>
            <w:r w:rsidDel="00000000" w:rsidR="00000000" w:rsidRPr="00000000">
              <w:rPr>
                <w:rtl w:val="0"/>
              </w:rPr>
            </w:r>
          </w:p>
        </w:tc>
      </w:tr>
      <w:tr>
        <w:trPr>
          <w:cantSplit w:val="1"/>
          <w:tblHeader w:val="0"/>
        </w:trPr>
        <w:tc>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User nhiều vai trò</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Một lần đăng nhập</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Quyền là hợp các vai trò đang hiệu lực, vẫn chịu trạng thái hồ sơ và ownership tương ứng.</w:t>
            </w:r>
            <w:r w:rsidDel="00000000" w:rsidR="00000000" w:rsidRPr="00000000">
              <w:rPr>
                <w:rtl w:val="0"/>
              </w:rPr>
            </w:r>
          </w:p>
        </w:tc>
      </w:tr>
    </w:tbl>
    <w:p w:rsidR="00000000" w:rsidDel="00000000" w:rsidP="00000000" w:rsidRDefault="00000000" w:rsidRPr="00000000" w14:paraId="000000C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pStyle w:val="Heading3"/>
        <w:rPr>
          <w:color w:val="000000"/>
        </w:rPr>
      </w:pPr>
      <w:r w:rsidDel="00000000" w:rsidR="00000000" w:rsidRPr="00000000">
        <w:rPr>
          <w:rFonts w:ascii="Arial" w:cs="Arial" w:eastAsia="Arial" w:hAnsi="Arial"/>
          <w:color w:val="000000"/>
          <w:rtl w:val="0"/>
        </w:rPr>
        <w:t xml:space="preserve">3.2.1 Mô hình RBAC và hợp đồng kiểm tra quyền</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User lưu credential và danh tính chung; Customer.customer_id và Seller.seller_id vừa là PK vừa FK tới User.user_id. Cả hai có thể cùng tồn tại. Role, Permission, UserRole, RolePermission là dữ liệu của Identity; quyền hiệu lực là hợp các role chưa thu hồi nhưng luôn kết hợp điều kiện User, hồ sơ và ownership. ADMIN không tự có quyền mua/bán. Mọi API bảo vệ theo permission cụ thể; không chỉ so sánh một chuỗi role.</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Policy nền account:read:own, account:update:own, seller:application:own và tạo Customer lần đầu dành cho User ACTIVE kể cả chưa có vai trò. Các permission nghiệp vụ dưới đây được seed qua RolePermission theo Database RBAC v5.0. Bổ sung Customer bằng tự phục vụ không được khôi phục role đã bị quản trị thu hồi.</w:t>
      </w:r>
      <w:r w:rsidDel="00000000" w:rsidR="00000000" w:rsidRPr="00000000">
        <w:rPr>
          <w:rtl w:val="0"/>
        </w:rPr>
      </w:r>
    </w:p>
    <w:tbl>
      <w:tblPr>
        <w:tblStyle w:val="Table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52"/>
        <w:gridCol w:w="4608"/>
        <w:gridCol w:w="3600"/>
        <w:tblGridChange w:id="0">
          <w:tblGrid>
            <w:gridCol w:w="1152"/>
            <w:gridCol w:w="4608"/>
            <w:gridCol w:w="3600"/>
          </w:tblGrid>
        </w:tblGridChange>
      </w:tblGrid>
      <w:tr>
        <w:trPr>
          <w:cantSplit w:val="1"/>
          <w:tblHeader w:val="1"/>
        </w:trPr>
        <w:tc>
          <w:tcPr>
            <w:shd w:fill="e7ecf2" w:val="cle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Vai trò</w:t>
            </w:r>
            <w:r w:rsidDel="00000000" w:rsidR="00000000" w:rsidRPr="00000000">
              <w:rPr>
                <w:rtl w:val="0"/>
              </w:rPr>
            </w:r>
          </w:p>
        </w:tc>
        <w:tc>
          <w:tcPr>
            <w:shd w:fill="e7ecf2" w:val="cle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Permission được seed</w:t>
            </w:r>
            <w:r w:rsidDel="00000000" w:rsidR="00000000" w:rsidRPr="00000000">
              <w:rPr>
                <w:rtl w:val="0"/>
              </w:rPr>
            </w:r>
          </w:p>
        </w:tc>
        <w:tc>
          <w:tcPr>
            <w:shd w:fill="e7ecf2" w:val="cle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Điều kiện</w:t>
            </w:r>
            <w:r w:rsidDel="00000000" w:rsidR="00000000" w:rsidRPr="00000000">
              <w:rPr>
                <w:rtl w:val="0"/>
              </w:rPr>
            </w:r>
          </w:p>
        </w:tc>
      </w:tr>
      <w:tr>
        <w:trPr>
          <w:cantSplit w:val="1"/>
          <w:tblHeader w:val="0"/>
        </w:trPr>
        <w:tc>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customer:profile:own; cart:manage:own; checkout:create:own; payment:create:own; order:read:own; order:cancel:own; order:confirm:own; review:write:own; notification:read:own</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User ACTIVE, hồ sơ của sub; Customer ACTIVE khi mua mới, G-14 cho đơn cũ.</w:t>
            </w:r>
            <w:r w:rsidDel="00000000" w:rsidR="00000000" w:rsidRPr="00000000">
              <w:rPr>
                <w:rtl w:val="0"/>
              </w:rPr>
            </w:r>
          </w:p>
        </w:tc>
      </w:tr>
      <w:tr>
        <w:trPr>
          <w:cantSplit w:val="1"/>
          <w:tblHeader w:val="0"/>
        </w:trPr>
        <w:tc>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seller:profile:own; product:manage:own; inventory:manage:own; order:fulfill:own; wallet:read:own; withdrawal:create:own; notification:read:own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Chỉ cấp khi duyệt; User ACTIVE, Seller APPROVED/ACTIVE, sellerId=sub.</w:t>
            </w:r>
            <w:r w:rsidDel="00000000" w:rsidR="00000000" w:rsidRPr="00000000">
              <w:rPr>
                <w:rtl w:val="0"/>
              </w:rPr>
            </w:r>
          </w:p>
        </w:tc>
      </w:tr>
      <w:tr>
        <w:trPr>
          <w:cantSplit w:val="1"/>
          <w:tblHeader w:val="0"/>
        </w:trPr>
        <w:tc>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seller:approve; account:moderate; product:moderate; category:manage; operations:read:any; refund:retry; notification:read:own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Admin nội bộ; không tự duyệt; audit mọi thao tác, không sửa số dư hoặc xác nhận tay đã hoàn.</w:t>
            </w:r>
            <w:r w:rsidDel="00000000" w:rsidR="00000000" w:rsidRPr="00000000">
              <w:rPr>
                <w:rtl w:val="0"/>
              </w:rPr>
            </w:r>
          </w:p>
        </w:tc>
      </w:tr>
    </w:tbl>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Với các API đọc checkout/payment của chính Customer, dùng order:read:own; API hủy checkout dùng order:cancel:own. Với Notification, notification:read:own bao gồm đọc/đánh dấu/xóa phần hiển thị của chính mình. API media kiểm tra purpose và quyền tương ứng. Không mở CRUD Role/Permission hoặc endpoint tự gán ADMIN trong MVP.</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Mỗi đổi UserRole/trạng thái truy cập tăng authzVersion trong transaction Identity và ghi audit/outbox. Thay RolePermission bằng migration phải tăng version mọi User liên quan. Phiên đã thu hồi và token version cũ bị chặn; refresh luôn tải lại quyền, không phát lại quyền từ token cũ.</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G-14 được áp dụng đúng phạm vi: khóa Seller không khóa CUSTOMER; khóa Customer không khóa SELLER. Khi USER bị disable, mọi quyền bảo vệ bị chặn. Trước yêu cầu nhạy cảm phải lấy trạng thái mới; thao tác đã được chấp thuận trước khi Identity commit khóa có thể hoàn tất, không hứa transaction nguyên tử xuyên service. Job hoàn tiền và xử lý sự kiện vẫn dùng danh tính service độc lập.</w:t>
      </w:r>
      <w:r w:rsidDel="00000000" w:rsidR="00000000" w:rsidRPr="00000000">
        <w:rPr>
          <w:rtl w:val="0"/>
        </w:rPr>
      </w:r>
    </w:p>
    <w:p w:rsidR="00000000" w:rsidDel="00000000" w:rsidP="00000000" w:rsidRDefault="00000000" w:rsidRPr="00000000" w14:paraId="000000D3">
      <w:pPr>
        <w:pStyle w:val="Heading3"/>
        <w:rPr>
          <w:color w:val="000000"/>
        </w:rPr>
      </w:pPr>
      <w:r w:rsidDel="00000000" w:rsidR="00000000" w:rsidRPr="00000000">
        <w:rPr>
          <w:rFonts w:ascii="Arial" w:cs="Arial" w:eastAsia="Arial" w:hAnsi="Arial"/>
          <w:color w:val="000000"/>
          <w:rtl w:val="0"/>
        </w:rPr>
        <w:t xml:space="preserve">3.2.2 Ví dụ response đăng nhập đa vai trò</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POST /api/v1/identity/auth/login với { "email": "user@example.test", "password": "&lt;password&gt;" }.</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200 data: { accessToken, accessTokenExpiresIn, refreshToken, tokenType: "Bearer", profile: { userId, userStatus: "ACTIVE", roles: ["CUSTOMER", "SELLER"], permissions: [...], authzVersion, customerProfile: { customerId: userId, status: "ACTIVE", paymentBlocked: false }, sellerProfile: { sellerId: userId, approvalStatus: "APPROVED", status: "ACTIVE", ... } } }. Ký hiệu ... là viết tắt DTO, không phải JSON mẫu hoàn chỉnh. FE chọn giao diện theo permission; lựa chọn giao diện không đổi sub hay cấp thêm quyền.</w:t>
      </w:r>
      <w:r w:rsidDel="00000000" w:rsidR="00000000" w:rsidRPr="00000000">
        <w:rPr>
          <w:rtl w:val="0"/>
        </w:rPr>
      </w:r>
    </w:p>
    <w:p w:rsidR="00000000" w:rsidDel="00000000" w:rsidP="00000000" w:rsidRDefault="00000000" w:rsidRPr="00000000" w14:paraId="000000D6">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3.3 Format response chuẩn (envelope)</w:t>
      </w:r>
      <w:r w:rsidDel="00000000" w:rsidR="00000000" w:rsidRPr="00000000">
        <w:rPr>
          <w:rtl w:val="0"/>
        </w:rPr>
      </w:r>
    </w:p>
    <w:p w:rsidR="00000000" w:rsidDel="00000000" w:rsidP="00000000" w:rsidRDefault="00000000" w:rsidRPr="00000000" w14:paraId="000000D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Mọi response JSON dùng một trong hai dạng sau. FE chỉ cần một hàm xử lý chung.</w:t>
      </w:r>
      <w:r w:rsidDel="00000000" w:rsidR="00000000" w:rsidRPr="00000000">
        <w:rPr>
          <w:rtl w:val="0"/>
        </w:rPr>
      </w:r>
    </w:p>
    <w:p w:rsidR="00000000" w:rsidDel="00000000" w:rsidP="00000000" w:rsidRDefault="00000000" w:rsidRPr="00000000" w14:paraId="000000D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Thành công — một object:</w:t>
      </w:r>
      <w:r w:rsidDel="00000000" w:rsidR="00000000" w:rsidRPr="00000000">
        <w:rPr>
          <w:rtl w:val="0"/>
        </w:rPr>
      </w:r>
    </w:p>
    <w:p w:rsidR="00000000" w:rsidDel="00000000" w:rsidP="00000000" w:rsidRDefault="00000000" w:rsidRPr="00000000" w14:paraId="000000D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D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"productId": "8b1f...", "productName": "Áo thun basic", "priceVnd": 150000 }</w:t>
      </w:r>
      <w:r w:rsidDel="00000000" w:rsidR="00000000" w:rsidRPr="00000000">
        <w:rPr>
          <w:rtl w:val="0"/>
        </w:rPr>
      </w:r>
    </w:p>
    <w:p w:rsidR="00000000" w:rsidDel="00000000" w:rsidP="00000000" w:rsidRDefault="00000000" w:rsidRPr="00000000" w14:paraId="000000DB">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D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Thành công — danh sách có phân trang:</w:t>
      </w:r>
      <w:r w:rsidDel="00000000" w:rsidR="00000000" w:rsidRPr="00000000">
        <w:rPr>
          <w:rtl w:val="0"/>
        </w:rPr>
      </w:r>
    </w:p>
    <w:p w:rsidR="00000000" w:rsidDel="00000000" w:rsidP="00000000" w:rsidRDefault="00000000" w:rsidRPr="00000000" w14:paraId="000000D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D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 ... }, { ... } ],</w:t>
      </w:r>
      <w:r w:rsidDel="00000000" w:rsidR="00000000" w:rsidRPr="00000000">
        <w:rPr>
          <w:rtl w:val="0"/>
        </w:rPr>
      </w:r>
    </w:p>
    <w:p w:rsidR="00000000" w:rsidDel="00000000" w:rsidP="00000000" w:rsidRDefault="00000000" w:rsidRPr="00000000" w14:paraId="000000D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"meta": { "page": 1, "size": 20, "totalItems": 135, "totalPages": 7 }</w:t>
      </w:r>
      <w:r w:rsidDel="00000000" w:rsidR="00000000" w:rsidRPr="00000000">
        <w:rPr>
          <w:rtl w:val="0"/>
        </w:rPr>
      </w:r>
    </w:p>
    <w:p w:rsidR="00000000" w:rsidDel="00000000" w:rsidP="00000000" w:rsidRDefault="00000000" w:rsidRPr="00000000" w14:paraId="000000E0">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Lỗi:</w:t>
      </w:r>
      <w:r w:rsidDel="00000000" w:rsidR="00000000" w:rsidRPr="00000000">
        <w:rPr>
          <w:rtl w:val="0"/>
        </w:rPr>
      </w:r>
    </w:p>
    <w:p w:rsidR="00000000" w:rsidDel="00000000" w:rsidP="00000000" w:rsidRDefault="00000000" w:rsidRPr="00000000" w14:paraId="000000E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"error": {</w:t>
      </w:r>
      <w:r w:rsidDel="00000000" w:rsidR="00000000" w:rsidRPr="00000000">
        <w:rPr>
          <w:rtl w:val="0"/>
        </w:rPr>
      </w:r>
    </w:p>
    <w:p w:rsidR="00000000" w:rsidDel="00000000" w:rsidP="00000000" w:rsidRDefault="00000000" w:rsidRPr="00000000" w14:paraId="000000E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"code": "INSUFFICIENT_STOCK",</w:t>
      </w:r>
      <w:r w:rsidDel="00000000" w:rsidR="00000000" w:rsidRPr="00000000">
        <w:rPr>
          <w:rtl w:val="0"/>
        </w:rPr>
      </w:r>
    </w:p>
    <w:p w:rsidR="00000000" w:rsidDel="00000000" w:rsidP="00000000" w:rsidRDefault="00000000" w:rsidRPr="00000000" w14:paraId="000000E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"message": "Một số sản phẩm không đủ hàng",</w:t>
      </w:r>
      <w:r w:rsidDel="00000000" w:rsidR="00000000" w:rsidRPr="00000000">
        <w:rPr>
          <w:rtl w:val="0"/>
        </w:rPr>
      </w:r>
    </w:p>
    <w:p w:rsidR="00000000" w:rsidDel="00000000" w:rsidP="00000000" w:rsidRDefault="00000000" w:rsidRPr="00000000" w14:paraId="000000E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"details": [</w:t>
      </w:r>
      <w:r w:rsidDel="00000000" w:rsidR="00000000" w:rsidRPr="00000000">
        <w:rPr>
          <w:rtl w:val="0"/>
        </w:rPr>
      </w:r>
    </w:p>
    <w:p w:rsidR="00000000" w:rsidDel="00000000" w:rsidP="00000000" w:rsidRDefault="00000000" w:rsidRPr="00000000" w14:paraId="000000E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"field": "items[1].quantity", "productId": "a71c...", "issue": "AVAILABLE_LESS_THAN_REQUESTED", "availableQuantity": 2 }</w:t>
      </w:r>
      <w:r w:rsidDel="00000000" w:rsidR="00000000" w:rsidRPr="00000000">
        <w:rPr>
          <w:rtl w:val="0"/>
        </w:rPr>
      </w:r>
    </w:p>
    <w:p w:rsidR="00000000" w:rsidDel="00000000" w:rsidP="00000000" w:rsidRDefault="00000000" w:rsidRPr="00000000" w14:paraId="000000E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"requestId": "c0a8-..."</w:t>
      </w:r>
      <w:r w:rsidDel="00000000" w:rsidR="00000000" w:rsidRPr="00000000">
        <w:rPr>
          <w:rtl w:val="0"/>
        </w:rPr>
      </w:r>
    </w:p>
    <w:p w:rsidR="00000000" w:rsidDel="00000000" w:rsidP="00000000" w:rsidRDefault="00000000" w:rsidRPr="00000000" w14:paraId="000000E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B">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E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code</w:t>
      </w:r>
      <w:r w:rsidDel="00000000" w:rsidR="00000000" w:rsidRPr="00000000">
        <w:rPr>
          <w:rFonts w:ascii="Arial" w:cs="Arial" w:eastAsia="Arial" w:hAnsi="Arial"/>
          <w:sz w:val="20"/>
          <w:szCs w:val="20"/>
          <w:rtl w:val="0"/>
        </w:rPr>
        <w:t xml:space="preserve"> là mã ổn định, FE dùng để quyết định hiển thị. </w:t>
      </w:r>
      <w:r w:rsidDel="00000000" w:rsidR="00000000" w:rsidRPr="00000000">
        <w:rPr>
          <w:rFonts w:ascii="Arial" w:cs="Arial" w:eastAsia="Arial" w:hAnsi="Arial"/>
          <w:color w:val="8a2b1f"/>
          <w:sz w:val="20"/>
          <w:szCs w:val="20"/>
          <w:rtl w:val="0"/>
        </w:rPr>
        <w:t xml:space="preserve">message</w:t>
      </w:r>
      <w:r w:rsidDel="00000000" w:rsidR="00000000" w:rsidRPr="00000000">
        <w:rPr>
          <w:rFonts w:ascii="Arial" w:cs="Arial" w:eastAsia="Arial" w:hAnsi="Arial"/>
          <w:sz w:val="20"/>
          <w:szCs w:val="20"/>
          <w:rtl w:val="0"/>
        </w:rPr>
        <w:t xml:space="preserve"> là tiếng Việt, chỉ để debug hoặc hiển thị mặc định.</w:t>
      </w:r>
    </w:p>
    <w:p w:rsidR="00000000" w:rsidDel="00000000" w:rsidP="00000000" w:rsidRDefault="00000000" w:rsidRPr="00000000" w14:paraId="000000E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details</w:t>
      </w:r>
      <w:r w:rsidDel="00000000" w:rsidR="00000000" w:rsidRPr="00000000">
        <w:rPr>
          <w:rFonts w:ascii="Arial" w:cs="Arial" w:eastAsia="Arial" w:hAnsi="Arial"/>
          <w:sz w:val="20"/>
          <w:szCs w:val="20"/>
          <w:rtl w:val="0"/>
        </w:rPr>
        <w:t xml:space="preserve"> dùng cho lỗi theo field (validation) hoặc theo dòng hàng (checkout, giỏ hàng).</w:t>
      </w:r>
    </w:p>
    <w:p w:rsidR="00000000" w:rsidDel="00000000" w:rsidP="00000000" w:rsidRDefault="00000000" w:rsidRPr="00000000" w14:paraId="000000E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requestId</w:t>
      </w:r>
      <w:r w:rsidDel="00000000" w:rsidR="00000000" w:rsidRPr="00000000">
        <w:rPr>
          <w:rFonts w:ascii="Arial" w:cs="Arial" w:eastAsia="Arial" w:hAnsi="Arial"/>
          <w:sz w:val="20"/>
          <w:szCs w:val="20"/>
          <w:rtl w:val="0"/>
        </w:rPr>
        <w:t xml:space="preserve"> trùng header </w:t>
      </w:r>
      <w:r w:rsidDel="00000000" w:rsidR="00000000" w:rsidRPr="00000000">
        <w:rPr>
          <w:rFonts w:ascii="Arial" w:cs="Arial" w:eastAsia="Arial" w:hAnsi="Arial"/>
          <w:color w:val="8a2b1f"/>
          <w:sz w:val="20"/>
          <w:szCs w:val="20"/>
          <w:rtl w:val="0"/>
        </w:rPr>
        <w:t xml:space="preserve">X-Request-Id</w:t>
      </w:r>
      <w:r w:rsidDel="00000000" w:rsidR="00000000" w:rsidRPr="00000000">
        <w:rPr>
          <w:rFonts w:ascii="Arial" w:cs="Arial" w:eastAsia="Arial" w:hAnsi="Arial"/>
          <w:sz w:val="20"/>
          <w:szCs w:val="20"/>
          <w:rtl w:val="0"/>
        </w:rPr>
        <w:t xml:space="preserve">, dùng tra log khi báo lỗi.</w:t>
      </w:r>
    </w:p>
    <w:p w:rsidR="00000000" w:rsidDel="00000000" w:rsidP="00000000" w:rsidRDefault="00000000" w:rsidRPr="00000000" w14:paraId="000000E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204 No Content</w:t>
      </w:r>
      <w:r w:rsidDel="00000000" w:rsidR="00000000" w:rsidRPr="00000000">
        <w:rPr>
          <w:rFonts w:ascii="Arial" w:cs="Arial" w:eastAsia="Arial" w:hAnsi="Arial"/>
          <w:sz w:val="20"/>
          <w:szCs w:val="20"/>
          <w:rtl w:val="0"/>
        </w:rPr>
        <w:t xml:space="preserve"> không có body.</w:t>
      </w:r>
    </w:p>
    <w:p w:rsidR="00000000" w:rsidDel="00000000" w:rsidP="00000000" w:rsidRDefault="00000000" w:rsidRPr="00000000" w14:paraId="000000F0">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3.4 HTTP status code</w:t>
      </w:r>
      <w:r w:rsidDel="00000000" w:rsidR="00000000" w:rsidRPr="00000000">
        <w:rPr>
          <w:rtl w:val="0"/>
        </w:rPr>
      </w:r>
    </w:p>
    <w:tbl>
      <w:tblPr>
        <w:tblStyle w:val="Table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0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Khi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200 OK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Đọc dữ liệu; cập nhật thành công; gửi lại request idempotent đã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201 Created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Tạo mới tài nguyên (đăng ký, checkout, thanh toán, rút tiền, 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202 Accepted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nhận yêu cầu, kết quả chưa rõ (thanh toán đang chờ kết quả từ bộ giả lập; quên 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204 No Content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Xóa thành công; đăng xuất; đánh dấu đã đọc.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 Bad 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Sai định dạng / thiếu field / vi phạm validation (VALIDATION_ERROR).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 Unauthorized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Chưa đăng nhập, token sai hoặc hết hạn (UNAUTHENTICATED, TOKEN_EXPIRED, INVALID_CREDENTIALS).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0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 Forbidden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nhập rồi nhưng không đủ quyền hoặc bị chặn (FORBIDDEN, ACCOUNT_BANNED, CUSTOMER_PAYMENT_BLOCKED...).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404 Not Found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tồn tại </w:t>
            </w:r>
            <w:r w:rsidDel="00000000" w:rsidR="00000000" w:rsidRPr="00000000">
              <w:rPr>
                <w:rFonts w:ascii="Arial" w:cs="Arial" w:eastAsia="Arial" w:hAnsi="Arial"/>
                <w:b w:val="1"/>
                <w:bCs w:val="1"/>
                <w:sz w:val="18"/>
                <w:szCs w:val="18"/>
                <w:rtl w:val="0"/>
              </w:rPr>
              <w:t xml:space="preserve">hoặc không thuộc quyền xem</w:t>
            </w:r>
            <w:r w:rsidDel="00000000" w:rsidR="00000000" w:rsidRPr="00000000">
              <w:rPr>
                <w:rFonts w:ascii="Arial" w:cs="Arial" w:eastAsia="Arial" w:hAnsi="Arial"/>
                <w:sz w:val="18"/>
                <w:szCs w:val="18"/>
                <w:rtl w:val="0"/>
              </w:rPr>
              <w:t xml:space="preserve"> của actor (không tiết lộ dữ liệu của người khác).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 Conflict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Xung đột trạng thái/dữ liệu: trùng email, sai trạng thái, idempotency key dùng lại với payload khác, version cũ, hết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 Unprocessable 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Dữ liệu hợp lệ về định dạng nhưng vi phạm quy tắc nghiệp vụ (rút dưới mức tối thiểu, sản phẩm không bán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429 Too Many Requests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Vượt rate limit (N-04).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500 / 503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Lỗi hệ thống / service phụ thuộc không sẵn sàng.</w:t>
            </w:r>
            <w:r w:rsidDel="00000000" w:rsidR="00000000" w:rsidRPr="00000000">
              <w:rPr>
                <w:rtl w:val="0"/>
              </w:rPr>
            </w:r>
          </w:p>
        </w:tc>
      </w:tr>
    </w:tbl>
    <w:p w:rsidR="00000000" w:rsidDel="00000000" w:rsidP="00000000" w:rsidRDefault="00000000" w:rsidRPr="00000000" w14:paraId="0000010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3.5 Phân trang, lọc, sắp xếp</w:t>
      </w:r>
      <w:r w:rsidDel="00000000" w:rsidR="00000000" w:rsidRPr="00000000">
        <w:rPr>
          <w:rtl w:val="0"/>
        </w:rPr>
      </w:r>
    </w:p>
    <w:tbl>
      <w:tblPr>
        <w:tblStyle w:val="Table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454"/>
        <w:gridCol w:w="1635"/>
        <w:gridCol w:w="1272"/>
        <w:gridCol w:w="4999"/>
        <w:tblGridChange w:id="0">
          <w:tblGrid>
            <w:gridCol w:w="1454"/>
            <w:gridCol w:w="1635"/>
            <w:gridCol w:w="1272"/>
            <w:gridCol w:w="4999"/>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Tham số</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Mặc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2">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int ≥ 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Trang bắt đầu từ 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 1–100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Theo đề xuất P-11 (chưa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tùy endpoint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Dạng field,asc|desc, ví dụ priceVnd,asc. Chỉ nhận field được liệt kê trong từng endpoint.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string ≤ 100 ký tự</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Từ khóa tìm kiếm. Không phân biệt hoa thường; tìm không dấu chưa chốt (C-08).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 (YYYY-MM-DD)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Khoảng thời gian thống kê, tính theo GMT+7 (P-14 đề xuất). to bao gồm cả ngày đó.</w:t>
            </w:r>
            <w:r w:rsidDel="00000000" w:rsidR="00000000" w:rsidRPr="00000000">
              <w:rPr>
                <w:rtl w:val="0"/>
              </w:rPr>
            </w:r>
          </w:p>
        </w:tc>
      </w:tr>
    </w:tbl>
    <w:p w:rsidR="00000000" w:rsidDel="00000000" w:rsidP="00000000" w:rsidRDefault="00000000" w:rsidRPr="00000000" w14:paraId="0000012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3.6 Quy ước dữ liệu</w:t>
      </w:r>
      <w:r w:rsidDel="00000000" w:rsidR="00000000" w:rsidRPr="00000000">
        <w:rPr>
          <w:rtl w:val="0"/>
        </w:rPr>
      </w:r>
    </w:p>
    <w:tbl>
      <w:tblPr>
        <w:tblStyle w:val="Table1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726"/>
        <w:gridCol w:w="4543"/>
        <w:gridCol w:w="3091"/>
        <w:tblGridChange w:id="0">
          <w:tblGrid>
            <w:gridCol w:w="1726"/>
            <w:gridCol w:w="4543"/>
            <w:gridCol w:w="309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Loại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 ước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Ví dụ</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Tên field JSON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camelCase tiếng Anh. DB dùng snake_case; service tự map.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totalAmountVnd, sellerActionDueAt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 v4 dạng chuỗi.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"3f2b9c1e-..."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hiển thị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ngắn cho người dùng, khác ID: mã đơn và mã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orderCode: "DH-20261018-8F3K2", checkoutCode: "TT-20261018-Q7M1Z"</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Thời gian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ISO 8601, luôn UTC với hậu tố Z. FE tự đổi sang giờ Việt Nam.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"2026-10-18T08:30:00Z"</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Ngày (bộ lọc)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YYYY-MM-DD, hiểu theo GMT+7.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2026-10-01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nguyên VND, field có hậu tố Vnd. Không dùng số thực. Phí vận chuyển luôn 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"priceVnd": 150000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Tỷ lệ hoa hồng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nguyên basis points (0–10000), hậu tố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"commissionBps": 500 (= 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UPPER_SNAKE_CASE tiếng Anh; FE tự map sang nhãn tiếng Việt (Mục 4.2).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 "DELIVERED"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Giá trị rỗng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Field không có giá trị trả null, không bỏ field. Mảng rỗng trả [].</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"trackingNumber": null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Nhãn giả lập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Response có tiền/thanh toán/hoàn/ví trả thêm "isSimulated": true; FE hiển thị nhãn "Giả lập — không phát sinh tiền thật" (G-15).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47">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4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3.7 Idempotency (chống gửi lặp)</w:t>
      </w:r>
      <w:r w:rsidDel="00000000" w:rsidR="00000000" w:rsidRPr="00000000">
        <w:rPr>
          <w:rtl w:val="0"/>
        </w:rPr>
      </w:r>
    </w:p>
    <w:p w:rsidR="00000000" w:rsidDel="00000000" w:rsidP="00000000" w:rsidRDefault="00000000" w:rsidRPr="00000000" w14:paraId="0000014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Các endpoint đánh dấu </w:t>
      </w:r>
      <w:r w:rsidDel="00000000" w:rsidR="00000000" w:rsidRPr="00000000">
        <w:rPr>
          <w:rFonts w:ascii="Arial" w:cs="Arial" w:eastAsia="Arial" w:hAnsi="Arial"/>
          <w:b w:val="1"/>
          <w:bCs w:val="1"/>
          <w:sz w:val="20"/>
          <w:szCs w:val="20"/>
          <w:rtl w:val="0"/>
        </w:rPr>
        <w:t xml:space="preserve">Idempotency-Key: bắt buộc</w:t>
      </w:r>
      <w:r w:rsidDel="00000000" w:rsidR="00000000" w:rsidRPr="00000000">
        <w:rPr>
          <w:rFonts w:ascii="Arial" w:cs="Arial" w:eastAsia="Arial" w:hAnsi="Arial"/>
          <w:sz w:val="20"/>
          <w:szCs w:val="20"/>
          <w:rtl w:val="0"/>
        </w:rPr>
        <w:t xml:space="preserve"> yêu cầu header </w:t>
      </w:r>
      <w:r w:rsidDel="00000000" w:rsidR="00000000" w:rsidRPr="00000000">
        <w:rPr>
          <w:rFonts w:ascii="Arial" w:cs="Arial" w:eastAsia="Arial" w:hAnsi="Arial"/>
          <w:color w:val="8a2b1f"/>
          <w:sz w:val="20"/>
          <w:szCs w:val="20"/>
          <w:rtl w:val="0"/>
        </w:rPr>
        <w:t xml:space="preserve">Idempotency-Key: &lt;uuid do FE sinh&gt;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FE sinh key </w:t>
      </w:r>
      <w:r w:rsidDel="00000000" w:rsidR="00000000" w:rsidRPr="00000000">
        <w:rPr>
          <w:rFonts w:ascii="Arial" w:cs="Arial" w:eastAsia="Arial" w:hAnsi="Arial"/>
          <w:b w:val="1"/>
          <w:bCs w:val="1"/>
          <w:sz w:val="20"/>
          <w:szCs w:val="20"/>
          <w:rtl w:val="0"/>
        </w:rPr>
        <w:t xml:space="preserve">một lần cho một ý định</w:t>
      </w:r>
      <w:r w:rsidDel="00000000" w:rsidR="00000000" w:rsidRPr="00000000">
        <w:rPr>
          <w:rFonts w:ascii="Arial" w:cs="Arial" w:eastAsia="Arial" w:hAnsi="Arial"/>
          <w:sz w:val="20"/>
          <w:szCs w:val="20"/>
          <w:rtl w:val="0"/>
        </w:rPr>
        <w:t xml:space="preserve"> (ví dụ khi mở popup xác nhận đặt hàng) và dùng lại đúng key đó khi bấm lặp hoặc retry do mất mạng.</w:t>
      </w:r>
    </w:p>
    <w:p w:rsidR="00000000" w:rsidDel="00000000" w:rsidP="00000000" w:rsidRDefault="00000000" w:rsidRPr="00000000" w14:paraId="0000014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Gửi lặp cùng key + payload sau khi kiểm tra quyền hiện hành → 200 với cùng kết quả nghiệp vụ; nếu tác vụ vẫn đang chờ thì 202. Không tái tạo hiệu ứng. Header Idempotent-Replayed: true cho lần trả lại; lần tạo đầu giữ 201/202 theo endpoint.</w:t>
      </w:r>
    </w:p>
    <w:p w:rsidR="00000000" w:rsidDel="00000000" w:rsidP="00000000" w:rsidRDefault="00000000" w:rsidRPr="00000000" w14:paraId="0000014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Cùng key + payload khác → </w:t>
      </w:r>
      <w:r w:rsidDel="00000000" w:rsidR="00000000" w:rsidRPr="00000000">
        <w:rPr>
          <w:rFonts w:ascii="Arial" w:cs="Arial" w:eastAsia="Arial" w:hAnsi="Arial"/>
          <w:color w:val="8a2b1f"/>
          <w:sz w:val="20"/>
          <w:szCs w:val="20"/>
          <w:rtl w:val="0"/>
        </w:rPr>
        <w:t xml:space="preserve">409 IDEMPOTENCY_KEY_REUSED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Phạm vi IdempotencyRecord: UNIQUE(actor_user_id, operation_context, endpoint, key); operationContext CUSTOMER/SELLER/SERVICE do server xác định. UQ theo entity như UNIQUE(customer_id, idempotency_key) hoặc UNIQUE(seller_id, idempotency_key) vẫn giữ. Kiểm tra quyền/ownership trước khi trả kết quả đã lưu.</w:t>
      </w:r>
    </w:p>
    <w:p w:rsidR="00000000" w:rsidDel="00000000" w:rsidP="00000000" w:rsidRDefault="00000000" w:rsidRPr="00000000" w14:paraId="0000014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Idempotency-Key bắt buộc khi tạo checkout, thanh toán, rút tiền và tạo sản phẩm; productId được giữ ổn định qua bước tạo Inventory. Chuyển trạng thái đơn idempotent theo trạng thái đích, không cần header. Mỗi request vẫn kiểm tra quyền trước xử lý/replay.</w:t>
      </w:r>
    </w:p>
    <w:p w:rsidR="00000000" w:rsidDel="00000000" w:rsidP="00000000" w:rsidRDefault="00000000" w:rsidRPr="00000000" w14:paraId="00000150">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3.8 Cập nhật đồng thời (optimistic locking)</w:t>
      </w:r>
      <w:r w:rsidDel="00000000" w:rsidR="00000000" w:rsidRPr="00000000">
        <w:rPr>
          <w:rtl w:val="0"/>
        </w:rPr>
      </w:r>
    </w:p>
    <w:p w:rsidR="00000000" w:rsidDel="00000000" w:rsidP="00000000" w:rsidRDefault="00000000" w:rsidRPr="00000000" w14:paraId="0000015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Tài nguyên có thể bị sửa từ nhiều nơi (tồn kho UC-D03) trả field </w:t>
      </w:r>
      <w:r w:rsidDel="00000000" w:rsidR="00000000" w:rsidRPr="00000000">
        <w:rPr>
          <w:rFonts w:ascii="Arial" w:cs="Arial" w:eastAsia="Arial" w:hAnsi="Arial"/>
          <w:color w:val="8a2b1f"/>
          <w:sz w:val="20"/>
          <w:szCs w:val="20"/>
          <w:rtl w:val="0"/>
        </w:rPr>
        <w:t xml:space="preserve">version</w:t>
      </w:r>
      <w:r w:rsidDel="00000000" w:rsidR="00000000" w:rsidRPr="00000000">
        <w:rPr>
          <w:rFonts w:ascii="Arial" w:cs="Arial" w:eastAsia="Arial" w:hAnsi="Arial"/>
          <w:sz w:val="20"/>
          <w:szCs w:val="20"/>
          <w:rtl w:val="0"/>
        </w:rPr>
        <w:t xml:space="preserve">. Client gửi lại </w:t>
      </w:r>
      <w:r w:rsidDel="00000000" w:rsidR="00000000" w:rsidRPr="00000000">
        <w:rPr>
          <w:rFonts w:ascii="Arial" w:cs="Arial" w:eastAsia="Arial" w:hAnsi="Arial"/>
          <w:color w:val="8a2b1f"/>
          <w:sz w:val="20"/>
          <w:szCs w:val="20"/>
          <w:rtl w:val="0"/>
        </w:rPr>
        <w:t xml:space="preserve">version</w:t>
      </w:r>
      <w:r w:rsidDel="00000000" w:rsidR="00000000" w:rsidRPr="00000000">
        <w:rPr>
          <w:rFonts w:ascii="Arial" w:cs="Arial" w:eastAsia="Arial" w:hAnsi="Arial"/>
          <w:sz w:val="20"/>
          <w:szCs w:val="20"/>
          <w:rtl w:val="0"/>
        </w:rPr>
        <w:t xml:space="preserve"> khi cập nhật.</w:t>
      </w:r>
    </w:p>
    <w:p w:rsidR="00000000" w:rsidDel="00000000" w:rsidP="00000000" w:rsidRDefault="00000000" w:rsidRPr="00000000" w14:paraId="0000015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Version không khớp → </w:t>
      </w:r>
      <w:r w:rsidDel="00000000" w:rsidR="00000000" w:rsidRPr="00000000">
        <w:rPr>
          <w:rFonts w:ascii="Arial" w:cs="Arial" w:eastAsia="Arial" w:hAnsi="Arial"/>
          <w:color w:val="8a2b1f"/>
          <w:sz w:val="20"/>
          <w:szCs w:val="20"/>
          <w:rtl w:val="0"/>
        </w:rPr>
        <w:t xml:space="preserve">409 VERSION_CONFLICT</w:t>
      </w:r>
      <w:r w:rsidDel="00000000" w:rsidR="00000000" w:rsidRPr="00000000">
        <w:rPr>
          <w:rFonts w:ascii="Arial" w:cs="Arial" w:eastAsia="Arial" w:hAnsi="Arial"/>
          <w:sz w:val="20"/>
          <w:szCs w:val="20"/>
          <w:rtl w:val="0"/>
        </w:rPr>
        <w:t xml:space="preserve">, kèm dữ liệu mới nhất trong </w:t>
      </w:r>
      <w:r w:rsidDel="00000000" w:rsidR="00000000" w:rsidRPr="00000000">
        <w:rPr>
          <w:rFonts w:ascii="Arial" w:cs="Arial" w:eastAsia="Arial" w:hAnsi="Arial"/>
          <w:color w:val="8a2b1f"/>
          <w:sz w:val="20"/>
          <w:szCs w:val="20"/>
          <w:rtl w:val="0"/>
        </w:rPr>
        <w:t xml:space="preserve">error.details[0].current</w:t>
      </w:r>
      <w:r w:rsidDel="00000000" w:rsidR="00000000" w:rsidRPr="00000000">
        <w:rPr>
          <w:rFonts w:ascii="Arial" w:cs="Arial" w:eastAsia="Arial" w:hAnsi="Arial"/>
          <w:sz w:val="20"/>
          <w:szCs w:val="20"/>
          <w:rtl w:val="0"/>
        </w:rPr>
        <w:t xml:space="preserve"> để FE yêu cầu người dùng tải lại.</w:t>
      </w:r>
    </w:p>
    <w:p w:rsidR="00000000" w:rsidDel="00000000" w:rsidP="00000000" w:rsidRDefault="00000000" w:rsidRPr="00000000" w14:paraId="0000015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Chuyển trạng thái đơn không cần version: server dùng cập nhật có điều kiện; nếu trạng thái đã đổi (ví dụ J4 vừa tự hủy) → </w:t>
      </w:r>
      <w:r w:rsidDel="00000000" w:rsidR="00000000" w:rsidRPr="00000000">
        <w:rPr>
          <w:rFonts w:ascii="Arial" w:cs="Arial" w:eastAsia="Arial" w:hAnsi="Arial"/>
          <w:color w:val="8a2b1f"/>
          <w:sz w:val="20"/>
          <w:szCs w:val="20"/>
          <w:rtl w:val="0"/>
        </w:rPr>
        <w:t xml:space="preserve">409 INVALID_STATE_TRANSITION</w:t>
      </w:r>
      <w:r w:rsidDel="00000000" w:rsidR="00000000" w:rsidRPr="00000000">
        <w:rPr>
          <w:rFonts w:ascii="Arial" w:cs="Arial" w:eastAsia="Arial" w:hAnsi="Arial"/>
          <w:sz w:val="20"/>
          <w:szCs w:val="20"/>
          <w:rtl w:val="0"/>
        </w:rPr>
        <w:t xml:space="preserve"> kèm </w:t>
      </w:r>
      <w:r w:rsidDel="00000000" w:rsidR="00000000" w:rsidRPr="00000000">
        <w:rPr>
          <w:rFonts w:ascii="Arial" w:cs="Arial" w:eastAsia="Arial" w:hAnsi="Arial"/>
          <w:color w:val="8a2b1f"/>
          <w:sz w:val="20"/>
          <w:szCs w:val="20"/>
          <w:rtl w:val="0"/>
        </w:rPr>
        <w:t xml:space="preserve">currentStatus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54">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3.9 Upload ảnh/video (presigned URL)</w:t>
      </w:r>
      <w:r w:rsidDel="00000000" w:rsidR="00000000" w:rsidRPr="00000000">
        <w:rPr>
          <w:rtl w:val="0"/>
        </w:rPr>
      </w:r>
    </w:p>
    <w:p w:rsidR="00000000" w:rsidDel="00000000" w:rsidP="00000000" w:rsidRDefault="00000000" w:rsidRPr="00000000" w14:paraId="0000015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Áp dụng logo Seller và media sản phẩm/review. MVP chưa lưu avatar User; ảnh mặc định do FE hiển thị. Không upload file qua API service.</w:t>
      </w:r>
      <w:r w:rsidDel="00000000" w:rsidR="00000000" w:rsidRPr="00000000">
        <w:rPr>
          <w:rtl w:val="0"/>
        </w:rPr>
      </w:r>
    </w:p>
    <w:p w:rsidR="00000000" w:rsidDel="00000000" w:rsidP="00000000" w:rsidRDefault="00000000" w:rsidRPr="00000000" w14:paraId="0000015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1:</w:t>
      </w:r>
      <w:r w:rsidDel="00000000" w:rsidR="00000000" w:rsidRPr="00000000">
        <w:rPr>
          <w:rFonts w:ascii="Arial" w:cs="Arial" w:eastAsia="Arial" w:hAnsi="Arial"/>
          <w:sz w:val="20"/>
          <w:szCs w:val="20"/>
          <w:rtl w:val="0"/>
        </w:rPr>
        <w:t xml:space="preserve"> FE gọi </w:t>
      </w:r>
      <w:r w:rsidDel="00000000" w:rsidR="00000000" w:rsidRPr="00000000">
        <w:rPr>
          <w:rFonts w:ascii="Arial" w:cs="Arial" w:eastAsia="Arial" w:hAnsi="Arial"/>
          <w:color w:val="8a2b1f"/>
          <w:sz w:val="20"/>
          <w:szCs w:val="20"/>
          <w:rtl w:val="0"/>
        </w:rPr>
        <w:t xml:space="preserve">POST .../media/upload-urls</w:t>
      </w:r>
      <w:r w:rsidDel="00000000" w:rsidR="00000000" w:rsidRPr="00000000">
        <w:rPr>
          <w:rFonts w:ascii="Arial" w:cs="Arial" w:eastAsia="Arial" w:hAnsi="Arial"/>
          <w:sz w:val="20"/>
          <w:szCs w:val="20"/>
          <w:rtl w:val="0"/>
        </w:rPr>
        <w:t xml:space="preserve"> với danh sách file (tên, MIME, dung lượng, mục đích).</w:t>
      </w:r>
    </w:p>
    <w:p w:rsidR="00000000" w:rsidDel="00000000" w:rsidP="00000000" w:rsidRDefault="00000000" w:rsidRPr="00000000" w14:paraId="0000015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2:</w:t>
      </w:r>
      <w:r w:rsidDel="00000000" w:rsidR="00000000" w:rsidRPr="00000000">
        <w:rPr>
          <w:rFonts w:ascii="Arial" w:cs="Arial" w:eastAsia="Arial" w:hAnsi="Arial"/>
          <w:sz w:val="20"/>
          <w:szCs w:val="20"/>
          <w:rtl w:val="0"/>
        </w:rPr>
        <w:t xml:space="preserve"> Server kiểm tra loại và dung lượng theo P-08, trả </w:t>
      </w:r>
      <w:r w:rsidDel="00000000" w:rsidR="00000000" w:rsidRPr="00000000">
        <w:rPr>
          <w:rFonts w:ascii="Arial" w:cs="Arial" w:eastAsia="Arial" w:hAnsi="Arial"/>
          <w:color w:val="8a2b1f"/>
          <w:sz w:val="20"/>
          <w:szCs w:val="20"/>
          <w:rtl w:val="0"/>
        </w:rPr>
        <w:t xml:space="preserve">uploadUrl</w:t>
      </w:r>
      <w:r w:rsidDel="00000000" w:rsidR="00000000" w:rsidRPr="00000000">
        <w:rPr>
          <w:rFonts w:ascii="Arial" w:cs="Arial" w:eastAsia="Arial" w:hAnsi="Arial"/>
          <w:sz w:val="20"/>
          <w:szCs w:val="20"/>
          <w:rtl w:val="0"/>
        </w:rPr>
        <w:t xml:space="preserve"> (PUT, hết hạn sau 10 phút) và </w:t>
      </w:r>
      <w:r w:rsidDel="00000000" w:rsidR="00000000" w:rsidRPr="00000000">
        <w:rPr>
          <w:rFonts w:ascii="Arial" w:cs="Arial" w:eastAsia="Arial" w:hAnsi="Arial"/>
          <w:color w:val="8a2b1f"/>
          <w:sz w:val="20"/>
          <w:szCs w:val="20"/>
          <w:rtl w:val="0"/>
        </w:rPr>
        <w:t xml:space="preserve">objectKey</w:t>
      </w:r>
      <w:r w:rsidDel="00000000" w:rsidR="00000000" w:rsidRPr="00000000">
        <w:rPr>
          <w:rFonts w:ascii="Arial" w:cs="Arial" w:eastAsia="Arial" w:hAnsi="Arial"/>
          <w:sz w:val="20"/>
          <w:szCs w:val="20"/>
          <w:rtl w:val="0"/>
        </w:rPr>
        <w:t xml:space="preserve"> cho từng file.</w:t>
      </w:r>
    </w:p>
    <w:p w:rsidR="00000000" w:rsidDel="00000000" w:rsidP="00000000" w:rsidRDefault="00000000" w:rsidRPr="00000000" w14:paraId="0000015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3:</w:t>
      </w:r>
      <w:r w:rsidDel="00000000" w:rsidR="00000000" w:rsidRPr="00000000">
        <w:rPr>
          <w:rFonts w:ascii="Arial" w:cs="Arial" w:eastAsia="Arial" w:hAnsi="Arial"/>
          <w:sz w:val="20"/>
          <w:szCs w:val="20"/>
          <w:rtl w:val="0"/>
        </w:rPr>
        <w:t xml:space="preserve"> FE </w:t>
      </w:r>
      <w:r w:rsidDel="00000000" w:rsidR="00000000" w:rsidRPr="00000000">
        <w:rPr>
          <w:rFonts w:ascii="Arial" w:cs="Arial" w:eastAsia="Arial" w:hAnsi="Arial"/>
          <w:color w:val="8a2b1f"/>
          <w:sz w:val="20"/>
          <w:szCs w:val="20"/>
          <w:rtl w:val="0"/>
        </w:rPr>
        <w:t xml:space="preserve">PUT</w:t>
      </w:r>
      <w:r w:rsidDel="00000000" w:rsidR="00000000" w:rsidRPr="00000000">
        <w:rPr>
          <w:rFonts w:ascii="Arial" w:cs="Arial" w:eastAsia="Arial" w:hAnsi="Arial"/>
          <w:sz w:val="20"/>
          <w:szCs w:val="20"/>
          <w:rtl w:val="0"/>
        </w:rPr>
        <w:t xml:space="preserve"> file trực tiếp lên </w:t>
      </w:r>
      <w:r w:rsidDel="00000000" w:rsidR="00000000" w:rsidRPr="00000000">
        <w:rPr>
          <w:rFonts w:ascii="Arial" w:cs="Arial" w:eastAsia="Arial" w:hAnsi="Arial"/>
          <w:color w:val="8a2b1f"/>
          <w:sz w:val="20"/>
          <w:szCs w:val="20"/>
          <w:rtl w:val="0"/>
        </w:rPr>
        <w:t xml:space="preserve">uploadUrl</w:t>
      </w:r>
      <w:r w:rsidDel="00000000" w:rsidR="00000000" w:rsidRPr="00000000">
        <w:rPr>
          <w:rFonts w:ascii="Arial" w:cs="Arial" w:eastAsia="Arial" w:hAnsi="Arial"/>
          <w:sz w:val="20"/>
          <w:szCs w:val="20"/>
          <w:rtl w:val="0"/>
        </w:rPr>
        <w:t xml:space="preserve"> với header </w:t>
      </w:r>
      <w:r w:rsidDel="00000000" w:rsidR="00000000" w:rsidRPr="00000000">
        <w:rPr>
          <w:rFonts w:ascii="Arial" w:cs="Arial" w:eastAsia="Arial" w:hAnsi="Arial"/>
          <w:color w:val="8a2b1f"/>
          <w:sz w:val="20"/>
          <w:szCs w:val="20"/>
          <w:rtl w:val="0"/>
        </w:rPr>
        <w:t xml:space="preserve">Content-Type</w:t>
      </w:r>
      <w:r w:rsidDel="00000000" w:rsidR="00000000" w:rsidRPr="00000000">
        <w:rPr>
          <w:rFonts w:ascii="Arial" w:cs="Arial" w:eastAsia="Arial" w:hAnsi="Arial"/>
          <w:sz w:val="20"/>
          <w:szCs w:val="20"/>
          <w:rtl w:val="0"/>
        </w:rPr>
        <w:t xml:space="preserve"> đúng MIME đã khai.</w:t>
      </w:r>
    </w:p>
    <w:p w:rsidR="00000000" w:rsidDel="00000000" w:rsidP="00000000" w:rsidRDefault="00000000" w:rsidRPr="00000000" w14:paraId="0000015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4:</w:t>
      </w:r>
      <w:r w:rsidDel="00000000" w:rsidR="00000000" w:rsidRPr="00000000">
        <w:rPr>
          <w:rFonts w:ascii="Arial" w:cs="Arial" w:eastAsia="Arial" w:hAnsi="Arial"/>
          <w:sz w:val="20"/>
          <w:szCs w:val="20"/>
          <w:rtl w:val="0"/>
        </w:rPr>
        <w:t xml:space="preserve"> FE gửi </w:t>
      </w:r>
      <w:r w:rsidDel="00000000" w:rsidR="00000000" w:rsidRPr="00000000">
        <w:rPr>
          <w:rFonts w:ascii="Arial" w:cs="Arial" w:eastAsia="Arial" w:hAnsi="Arial"/>
          <w:color w:val="8a2b1f"/>
          <w:sz w:val="20"/>
          <w:szCs w:val="20"/>
          <w:rtl w:val="0"/>
        </w:rPr>
        <w:t xml:space="preserve">objectKey</w:t>
      </w:r>
      <w:r w:rsidDel="00000000" w:rsidR="00000000" w:rsidRPr="00000000">
        <w:rPr>
          <w:rFonts w:ascii="Arial" w:cs="Arial" w:eastAsia="Arial" w:hAnsi="Arial"/>
          <w:sz w:val="20"/>
          <w:szCs w:val="20"/>
          <w:rtl w:val="0"/>
        </w:rPr>
        <w:t xml:space="preserve"> trong request tạo/sửa sản phẩm, review hoặc hồ sơ. Server kiểm tra object tồn tại, đúng chủ sở hữu, đúng loại thực tế (magic bytes) trước khi lưu.</w:t>
      </w:r>
    </w:p>
    <w:p w:rsidR="00000000" w:rsidDel="00000000" w:rsidP="00000000" w:rsidRDefault="00000000" w:rsidRPr="00000000" w14:paraId="0000015A">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File upload nhưng không được gắn vào entity trong 24 giờ bị dọn (N-08).</w:t>
      </w:r>
      <w:r w:rsidDel="00000000" w:rsidR="00000000" w:rsidRPr="00000000">
        <w:rPr>
          <w:rtl w:val="0"/>
        </w:rPr>
      </w:r>
    </w:p>
    <w:p w:rsidR="00000000" w:rsidDel="00000000" w:rsidP="00000000" w:rsidRDefault="00000000" w:rsidRPr="00000000" w14:paraId="0000015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Response trả media dưới dạng </w:t>
      </w:r>
      <w:r w:rsidDel="00000000" w:rsidR="00000000" w:rsidRPr="00000000">
        <w:rPr>
          <w:rFonts w:ascii="Arial" w:cs="Arial" w:eastAsia="Arial" w:hAnsi="Arial"/>
          <w:color w:val="8a2b1f"/>
          <w:sz w:val="20"/>
          <w:szCs w:val="20"/>
          <w:rtl w:val="0"/>
        </w:rPr>
        <w:t xml:space="preserve">url</w:t>
      </w:r>
      <w:r w:rsidDel="00000000" w:rsidR="00000000" w:rsidRPr="00000000">
        <w:rPr>
          <w:rFonts w:ascii="Arial" w:cs="Arial" w:eastAsia="Arial" w:hAnsi="Arial"/>
          <w:sz w:val="20"/>
          <w:szCs w:val="20"/>
          <w:rtl w:val="0"/>
        </w:rPr>
        <w:t xml:space="preserve"> đọc được (CDN hoặc URL ký có hạn), không trả </w:t>
      </w:r>
      <w:r w:rsidDel="00000000" w:rsidR="00000000" w:rsidRPr="00000000">
        <w:rPr>
          <w:rFonts w:ascii="Arial" w:cs="Arial" w:eastAsia="Arial" w:hAnsi="Arial"/>
          <w:color w:val="8a2b1f"/>
          <w:sz w:val="20"/>
          <w:szCs w:val="20"/>
          <w:rtl w:val="0"/>
        </w:rPr>
        <w:t xml:space="preserve">objectKey</w:t>
      </w:r>
      <w:r w:rsidDel="00000000" w:rsidR="00000000" w:rsidRPr="00000000">
        <w:rPr>
          <w:rFonts w:ascii="Arial" w:cs="Arial" w:eastAsia="Arial" w:hAnsi="Arial"/>
          <w:sz w:val="20"/>
          <w:szCs w:val="20"/>
          <w:rtl w:val="0"/>
        </w:rPr>
        <w:t xml:space="preserve"> cho người xem công khai.</w:t>
      </w:r>
    </w:p>
    <w:tbl>
      <w:tblPr>
        <w:tblStyle w:val="Table11"/>
        <w:tblW w:w="9361.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72"/>
        <w:gridCol w:w="3181"/>
        <w:gridCol w:w="3908"/>
        <w:tblGridChange w:id="0">
          <w:tblGrid>
            <w:gridCol w:w="2272"/>
            <w:gridCol w:w="3181"/>
            <w:gridCol w:w="3908"/>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Mục đích (purpose)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Loại cho phép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Giới hạn đề xuất (P-08 — chưa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SELLER_LOGO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Ảnh JPG/PNG/WebP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 MB (P-08 đề xuất)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PRODUCT_MEDIA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Ảnh JPG/PNG/WebP; video MP4 (H.264/AAC)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Ảnh ≤ 5 MB; video ≤ 50 MB, ≤ 60 giây; ≤ 9 media/sản phẩm, ≤ 2 video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REVIEW_MEDIA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Như trên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5 media/review, ≤ 1 video</w:t>
            </w:r>
            <w:r w:rsidDel="00000000" w:rsidR="00000000" w:rsidRPr="00000000">
              <w:rPr>
                <w:rtl w:val="0"/>
              </w:rPr>
            </w:r>
          </w:p>
        </w:tc>
      </w:tr>
    </w:tbl>
    <w:p w:rsidR="00000000" w:rsidDel="00000000" w:rsidP="00000000" w:rsidRDefault="00000000" w:rsidRPr="00000000" w14:paraId="0000016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3.10 Header chuẩn</w:t>
      </w:r>
      <w:r w:rsidDel="00000000" w:rsidR="00000000" w:rsidRPr="00000000">
        <w:rPr>
          <w:rtl w:val="0"/>
        </w:rPr>
      </w:r>
    </w:p>
    <w:tbl>
      <w:tblPr>
        <w:tblStyle w:val="Table12"/>
        <w:tblW w:w="9361.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72"/>
        <w:gridCol w:w="2272"/>
        <w:gridCol w:w="4817"/>
        <w:tblGridChange w:id="0">
          <w:tblGrid>
            <w:gridCol w:w="2272"/>
            <w:gridCol w:w="2272"/>
            <w:gridCol w:w="4817"/>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Header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Chiều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Authorization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Bearer &lt;accessToken&gt;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Content-Type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Request/Response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application/json; charset=utf-8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Idempotency-Key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3.7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X-Request-Id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Request (tùy chọn) / Response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Gateway sinh nếu FE không gửi; có trong mọi log.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Accept-Language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Request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vi. MVP chỉ hỗ trợ tiếng Việt.</w:t>
            </w:r>
            <w:r w:rsidDel="00000000" w:rsidR="00000000" w:rsidRPr="00000000">
              <w:rPr>
                <w:rtl w:val="0"/>
              </w:rPr>
            </w:r>
          </w:p>
        </w:tc>
      </w:tr>
    </w:tbl>
    <w:p w:rsidR="00000000" w:rsidDel="00000000" w:rsidP="00000000" w:rsidRDefault="00000000" w:rsidRPr="00000000" w14:paraId="0000017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4. Danh mục mã lỗi và enum dùng chung</w:t>
      </w:r>
      <w:r w:rsidDel="00000000" w:rsidR="00000000" w:rsidRPr="00000000">
        <w:rPr>
          <w:rtl w:val="0"/>
        </w:rPr>
      </w:r>
    </w:p>
    <w:p w:rsidR="00000000" w:rsidDel="00000000" w:rsidP="00000000" w:rsidRDefault="00000000" w:rsidRPr="00000000" w14:paraId="0000017E">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4.1 Bảng mã lỗi</w:t>
      </w:r>
      <w:r w:rsidDel="00000000" w:rsidR="00000000" w:rsidRPr="00000000">
        <w:rPr>
          <w:rtl w:val="0"/>
        </w:rPr>
      </w:r>
    </w:p>
    <w:p w:rsidR="00000000" w:rsidDel="00000000" w:rsidP="00000000" w:rsidRDefault="00000000" w:rsidRPr="00000000" w14:paraId="0000017F">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Mỗi service chỉ trả mã trong bảng này. Thêm mã mới phải cập nhật bảng trước.</w:t>
      </w:r>
      <w:r w:rsidDel="00000000" w:rsidR="00000000" w:rsidRPr="00000000">
        <w:rPr>
          <w:rtl w:val="0"/>
        </w:rPr>
      </w:r>
    </w:p>
    <w:tbl>
      <w:tblPr>
        <w:tblStyle w:val="Table1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908"/>
        <w:gridCol w:w="726"/>
        <w:gridCol w:w="5726"/>
        <w:tblGridChange w:id="0">
          <w:tblGrid>
            <w:gridCol w:w="2908"/>
            <w:gridCol w:w="726"/>
            <w:gridCol w:w="572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Mã lỗi (code)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HTTP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1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Ý nghĩa / khi nào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VALIDATION_ERROR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Thiếu field, sai định dạng, vi phạm độ dài/khoảng giá trị. details liệt kê từng 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PASSWORD_POLICY_VIOLATION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Mật khẩu &lt; 8 ký tự hoặc thiếu chữ hoa / chữ thường / chữ số (G-07).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UNAUTHENTICATED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có token hoặc token không hợp lệ.</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TOKEN_EXPIRED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Access token hết hạn → FE gọi refresh.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INVALID_CREDENTIALS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Sai email/mật khẩu. Thông báo chung, không tiết lộ tài khoản có tồn tại.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INVALID_REFRESH_TOKEN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Refresh token sai, hết hạn hoặc đã bị thu hồi → FE đưa về trang đăng nhập.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FORBIDDEN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Actor không có quyền với endpoint/tài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ACCOUNT_BANNED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Hồ sơ CUSTOMER/SELLER bị hạn chế trong scope trả về; không đồng nghĩa User DISABLED.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SELLER_PENDING_APPROVAL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chưa được duyệt.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SELLER_REJECTED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Hồ sơ Seller bị từ chối. details[0].reason = lý do.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CUSTOMER_PAYMENT_BLOCKED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bị cấm sau khi đã có đơn thanh toán thành công: chỉ chặn checkout/thanh toán mới.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WRONG_AUTH_METHOD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 đã đăng ký bằng phương thức khác (Google ↔ mật khẩu). details[0].authMethod = phương thức đúng.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GOOGLE_AUTH_FAILED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Google không xác minh được email hoặc người dùng từ chối.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NOT_FOUND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Tài nguyên không tồn tại hoặc không thuộc quyền xem. details[0].resource = tên tài nguyên.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EMAIL_ALREADY_USED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 đã gắn với tài khoản khác trong toàn hệ thống (G-01).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PHONE_ALREADY_USED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điện thoại đã được dùng.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SELLER_NAME_ALREADY_USED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Tên người bán đã được dùng bởi hồ sơ không ở trạng thái từ chối.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RESET_TOKEN_INVALID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Liên kết đặt lại mật khẩu đã dùng hoặc hết hạn (P-05).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PASSWORD_INCORRECT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Mật khẩu hiện tại không đúng (đổi mật khẩu).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PASSWORD_SAME_AS_OLD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Mật khẩu mới trùng mật khẩu cũ.</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ADDRESS_LIMIT_EXCEEDED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Vượt số địa chỉ tối đa P-09.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INVALID_REGION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phường/xã không thuộc tỉnh/thành đã chọn.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IDEMPOTENCY_KEY_REUSED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Cùng Idempotency-Key nhưng payload khác lần đầu.</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IDEMPOTENCY_KEY_REQUIRED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Thiếu header Idempotency-Key ở endpoint bắt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VERSION_CONFLICT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Dữ liệu đã bị thay đổi ở nơi khác (tồn kho). Tải lại rồi thử lại.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INVALID_STATE_TRANSITION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Trạng thái hiện tại không cho phép thao tác. details[0].currentStatus.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ALREADY_PROCESSED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Đối tượng đã được người khác xử lý (Admin khác đã duyệt hồ sơ...).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MEDIA_INVALID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Sai loại/dung lượng/thời lượng file, object không tồn tại hoặc không thuộc người gửi.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MEDIA_REQUIRED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Sản phẩm cần tối thiểu 1 ảnh hoặc video.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CATEGORY_NOT_AVAILABLE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mục bị ẩn hoặc không tồn tại khi tạo/sửa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CATEGORY_NAME_DUPLICATE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Tên danh mục trùng.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CATEGORY_IN_USE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xóa được danh mục đã có sản phẩm.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PRODUCT_REMOVED_BY_ADMIN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sửa/bật bán sản phẩm đã bị Admin gỡ.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RESTORE_WINDOW_EXPIRED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Quá 30 ngày kể từ khi gỡ, không khôi phục được.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PRODUCT_NOT_SELLABLE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Sản phẩm không còn bán được (ẩn, gỡ, Seller bị cấm/chưa duyệt) — G-06.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INSUFFICIENT_STOCK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Tồn kho khả dụng không đủ. details liệt kê từng sản phẩm và availableQuantity.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QUANTITY_LIMIT_EXCEEDED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Vượt số lượng tối đa mỗi dòng hoặc số dòng giỏ (P-10).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STOCK_BELOW_RESERVED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Tồn kho mới thấp hơn lượng đang giữ. details[0].minAllowed.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PROFILE_INCOMPLETE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Thiếu số điện thoại hoặc chưa có địa chỉ nhận hàng trước checkout. details chỉ rõ thiếu gì.</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CHECKOUT_PENDING_EXISTS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đã có một phiên chờ thanh toán. details[0].checkoutSessionId.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CHECKOUT_ITEMS_INVALID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Một hoặc nhiều dòng hàng không hợp lệ khi đặt hàng; không tạo đơn nào. details theo dòng.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CHECKOUT_NOT_PAYABLE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1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Phiên đã hết hạn, đã hủy, đã thanh toán hoặc thanh toán thất bại.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PAYMENT_IN_PROGRESS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Đang có thanh toán chưa rõ kết quả: không cho thanh toán lại hoặc hủy phiên.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ORDER_NOT_CANCELLABLE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đã đóng gói / đã giao / đã xác nhận / đã hủy.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SELLER_DEADLINE_PASSED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quá hạn 7 ngày phản hồi; hệ thống đang/đã tự hủy (J4).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REVIEW_NOT_ALLOWED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phải người mua, đơn chưa xác nhận nhận hàng hoặc đã hủy.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REVIEW_ALREADY_EXISTS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có review cho cặp Customer–Product; không cho tạo lại hay sửa qua API trong MVP.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WITHDRAWAL_BELOW_MINIMUM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tiền rút &lt; 10.000 VND (P-WD-01).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INSUFFICIENT_AVAILABLE_BALANCE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tiền rút lớn hơn số dư khả dụng tại thời điểm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WALLET_FROZEN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Ví bị đóng băng do Seller bị cấm (WD-09).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WALLET_INCONSISTENT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Phát hiện lệch giữa số dư và tổng bút toán; tạm chặn rút, chờ Admin.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REFUND_RETRY_NOT_SAFE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Khoản hoàn chưa tra cứu được kết quả hoặc không ở trạng thái FAILED.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RATE_LIMITED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429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Quá số lần gọi cho phép.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INTERNAL_ERROR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Lỗi không xác định.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SERVICE_UNAVAILABLE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Service phụ thuộc không phản hồi; có thể thử lại.</w:t>
            </w:r>
            <w:r w:rsidDel="00000000" w:rsidR="00000000" w:rsidRPr="00000000">
              <w:rPr>
                <w:rtl w:val="0"/>
              </w:rPr>
            </w:r>
          </w:p>
        </w:tc>
      </w:tr>
      <w:tr>
        <w:trPr>
          <w:cantSplit w:val="1"/>
          <w:tblHeader w:val="0"/>
        </w:trPr>
        <w:tc>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TOKEN_STALE</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401</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authzVersion token không còn hiện hành; refresh lấy quyền mới.</w:t>
            </w:r>
            <w:r w:rsidDel="00000000" w:rsidR="00000000" w:rsidRPr="00000000">
              <w:rPr>
                <w:rtl w:val="0"/>
              </w:rPr>
            </w:r>
          </w:p>
        </w:tc>
      </w:tr>
      <w:tr>
        <w:trPr>
          <w:cantSplit w:val="1"/>
          <w:tblHeader w:val="0"/>
        </w:trPr>
        <w:tc>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ACCOUNT_DISABLED</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User DISABLED, khóa mọi vai trò và thu hồi phiên.</w:t>
            </w:r>
            <w:r w:rsidDel="00000000" w:rsidR="00000000" w:rsidRPr="00000000">
              <w:rPr>
                <w:rtl w:val="0"/>
              </w:rPr>
            </w:r>
          </w:p>
        </w:tc>
      </w:tr>
      <w:tr>
        <w:trPr>
          <w:cantSplit w:val="1"/>
          <w:tblHeader w:val="0"/>
        </w:trPr>
        <w:tc>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PROFILE_REQUIRED</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Có permission nhưng thiếu hồ sơ nghiệp vụ tương ứng.</w:t>
            </w:r>
            <w:r w:rsidDel="00000000" w:rsidR="00000000" w:rsidRPr="00000000">
              <w:rPr>
                <w:rtl w:val="0"/>
              </w:rPr>
            </w:r>
          </w:p>
        </w:tc>
      </w:tr>
      <w:tr>
        <w:trPr>
          <w:cantSplit w:val="1"/>
          <w:tblHeader w:val="0"/>
        </w:trPr>
        <w:tc>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SELF_APPROVAL_FORBIDDEN</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Admin không được duyệt hồ sơ Seller của chính mình.</w:t>
            </w:r>
            <w:r w:rsidDel="00000000" w:rsidR="00000000" w:rsidRPr="00000000">
              <w:rPr>
                <w:rtl w:val="0"/>
              </w:rPr>
            </w:r>
          </w:p>
        </w:tc>
      </w:tr>
      <w:tr>
        <w:trPr>
          <w:cantSplit w:val="1"/>
          <w:tblHeader w:val="0"/>
        </w:trPr>
        <w:tc>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NOTIFICATION_TYPE_NOT_ALLOWED</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403</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Service producer không được tạo loại thông báo hoặc kênh này.</w:t>
            </w:r>
            <w:r w:rsidDel="00000000" w:rsidR="00000000" w:rsidRPr="00000000">
              <w:rPr>
                <w:rtl w:val="0"/>
              </w:rPr>
            </w:r>
          </w:p>
        </w:tc>
      </w:tr>
      <w:tr>
        <w:trPr>
          <w:cantSplit w:val="1"/>
          <w:tblHeader w:val="0"/>
        </w:trPr>
        <w:tc>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REGION_SOURCE_UNAVAILABLE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503</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Nguồn API địa giới chưa cấu hình, timeout hoặc không có dữ liệu cache hợp lệ.</w:t>
            </w:r>
            <w:r w:rsidDel="00000000" w:rsidR="00000000" w:rsidRPr="00000000">
              <w:rPr>
                <w:rtl w:val="0"/>
              </w:rPr>
            </w:r>
          </w:p>
        </w:tc>
      </w:tr>
    </w:tbl>
    <w:p w:rsidR="00000000" w:rsidDel="00000000" w:rsidP="00000000" w:rsidRDefault="00000000" w:rsidRPr="00000000" w14:paraId="0000023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4.2 Enum</w:t>
      </w:r>
      <w:r w:rsidDel="00000000" w:rsidR="00000000" w:rsidRPr="00000000">
        <w:rPr>
          <w:rtl w:val="0"/>
        </w:rPr>
      </w:r>
    </w:p>
    <w:tbl>
      <w:tblPr>
        <w:tblStyle w:val="Table14"/>
        <w:tblW w:w="9359.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246"/>
        <w:gridCol w:w="5615"/>
        <w:gridCol w:w="1498"/>
        <w:tblGridChange w:id="0">
          <w:tblGrid>
            <w:gridCol w:w="2246"/>
            <w:gridCol w:w="5615"/>
            <w:gridCol w:w="1498"/>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Giá trị (nhãn hiển thị)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Nguồn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RoleCode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SELLER, ADMIN; một User có thể nhận nhiều giá trị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3.1.5–3.1.9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AuthMethod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LOCAL, 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3.1.1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ProfileStatus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ACTIVE / BANNED; chỉ ở Customer hoặc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3.1.2–3.1.3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SellerApprovalStatus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PENDING / APPROVED / REJECTED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3.1.3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VISIBLE (Hiển thị), HIDDEN (Ẩn)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3.2.1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SELLING (Đang bán), HIDDEN (Tạm ẩn — Seller tự ẩn), REMOVED (Đã gỡ —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3.2.2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StockStatus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IN_STOCK, OUT_OF_STOCK (hiển thị trên thẻ/chi tiết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UC-B01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IMAGE, VIDEO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3.2.2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CartLineStatus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IN_STOCK (Còn hàng), INSUFFICIENT_STOCK (Chỉ còn X), OUT_OF_STOCK (Hết hàng). Dòng ngừng bán bị loại khỏi giỏ và trả trong removedItems.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3.3.2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(từ giỏ), BUY_NOW (mua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AWAITING_PAYMENT (Chờ thanh toán), PAID (Đã thanh toán), PAYMENT_FAILED (Thanh toán thất bại), EXPIRED (Hết hạn), CANCELLED (Đã hủy)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3.6.1, 8.2A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AWAITING_PAYMENT (Chờ thanh toán), PAYMENT_FAILED (Thanh toán thất bại), EXPIRED (Hết hạn), PAID (Chờ xử lý), PACKING (Đang đóng gói), DELIVERED (Đã giao — chờ khách xác nhận), CONFIRMED (Đã xác nhận), CANCELLED (Đã hủy)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3.6.2, 8.2B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CancelledBy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SELLER, SYSTEM,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CustomerCancelReason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CHANGED_MIND, ORDERED_BY_MISTAKE, FOUND_BETTER_PRICE, ADDRESS_CHANGE, OTHER (P-21a — chưa chốt)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Param 4.5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SellerRejectReason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DEFECTIVE, OUT_OF_STOCK_ACTUAL, CANNOT_DELIVER, OTHER (P-21b — chưa chốt)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Param 4.5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PENDING (Đang xác nhận), SUCCESS (Thành công), FAILED (Thất bại)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3.4.1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PaymentRefundState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NONE, PARTIALLY_REFUNDED, REFUNDED (trường tính toán, tương ứng DB 3.4)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RefundScope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FULL_CHECKOUT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3.4.2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CUSTOMER_CANCEL (khách hủy), SELLER_REJECT (Seller từ chối), SELLER_CANCEL (đơn bị hủy do Seller bị cấm hoặc không còn hợp lệ — xem C-13), SELLER_TIMEOUT (J4 quá 7 ngày), LATE_PAYMENT (thu muộn, hoàn toàn bộ)</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3.4.2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PENDING (Đang hoàn), SUCCESS (Đã hoàn), FAILED (Hoàn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PENDING (Chờ quyết toán), SETTLED (Đã quyết toán), PENDING_REFUND (Chờ hoàn), REFUNDED (Đã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3.5.1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WalletOwnerType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PLATFORM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3.5,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WalletTransactionType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PAYMENT_RECEIVED (ghi chờ khi thanh toán), SETTLEMENT_RELEASED (chờ → khả dụng khi đơn xác nhận), REFUND_DEBIT (trừ chờ khi hoàn tiền thành công), WITHDRAWAL_COMPLETED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3.5.3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NotificationChannel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 IN_APP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3.7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CHECKOUT_PAID, NEW_ORDER, ORDER_DELIVERED, ORDER_REJECTED, ORDER_CANCELLED, ORDER_AUTO_CANCELLED, ORDER_CONFIRMED, ORDER_AUTO_CONFIRMED, REFUND_SUCCEEDED, FUNDS_AVAILABLE, WITHDRAWAL_COMPLETED, SELLER_REGISTERED, SELLER_APPROVED, SELLER_REJECTED, ACCOUNT_BANNED, ACCOUNT_UNBANNED, USER_DISABLED, USER_ENABLED, PRODUCT_REMOVED, PAYMENT_FAILED, CHECKOUT_EXPIRED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UC-G01; enum mới phải đồng bộ producer và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AuditAction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APPROVE_SELLER, REJECT_SELLER, BAN, UNBAN, DISABLE_USER, ENABLE_USER, GRANT_ROLE, REVOKE_ROLE, REMOVE_PRODUCT, RESTORE_PRODUCT, RETRY_REFUND, QUERY_REFUND, MARK_HANDLED, MANAGE_CATEGORY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DB mục 6; audit nội bộ, không mở endpoint xem log</w:t>
            </w:r>
            <w:r w:rsidDel="00000000" w:rsidR="00000000" w:rsidRPr="00000000">
              <w:rPr>
                <w:rtl w:val="0"/>
              </w:rPr>
            </w:r>
          </w:p>
        </w:tc>
      </w:tr>
      <w:tr>
        <w:trPr>
          <w:cantSplit w:val="1"/>
          <w:tblHeader w:val="0"/>
        </w:trPr>
        <w:tc>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UserStatus</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ACTIVE / DISABLED</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DB 3.1.1</w:t>
            </w:r>
            <w:r w:rsidDel="00000000" w:rsidR="00000000" w:rsidRPr="00000000">
              <w:rPr>
                <w:rtl w:val="0"/>
              </w:rPr>
            </w:r>
          </w:p>
        </w:tc>
      </w:tr>
      <w:tr>
        <w:trPr>
          <w:cantSplit w:val="1"/>
          <w:tblHeader w:val="0"/>
        </w:trPr>
        <w:tc>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ModerationScope</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USER / CUSTOMER / SELLER; bắt buộc khi ban/unban</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G-14</w:t>
            </w:r>
            <w:r w:rsidDel="00000000" w:rsidR="00000000" w:rsidRPr="00000000">
              <w:rPr>
                <w:rtl w:val="0"/>
              </w:rPr>
            </w:r>
          </w:p>
        </w:tc>
      </w:tr>
      <w:tr>
        <w:trPr>
          <w:cantSplit w:val="1"/>
          <w:tblHeader w:val="0"/>
        </w:trPr>
        <w:tc>
          <w:tcPr/>
          <w:p w:rsidR="00000000" w:rsidDel="00000000" w:rsidP="00000000" w:rsidRDefault="00000000" w:rsidRPr="00000000" w14:paraId="00000293">
            <w:pPr>
              <w:rPr/>
            </w:pPr>
            <w:r w:rsidDel="00000000" w:rsidR="00000000" w:rsidRPr="00000000">
              <w:rPr>
                <w:rFonts w:ascii="Arial" w:cs="Arial" w:eastAsia="Arial" w:hAnsi="Arial"/>
                <w:sz w:val="18"/>
                <w:szCs w:val="18"/>
                <w:rtl w:val="0"/>
              </w:rPr>
              <w:t xml:space="preserve">AudienceContext</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CUSTOMER / SELLER / ACCOUNT; ngữ cảnh thông báo, không cấp quyền</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Arial" w:cs="Arial" w:eastAsia="Arial" w:hAnsi="Arial"/>
                <w:sz w:val="18"/>
                <w:szCs w:val="18"/>
                <w:rtl w:val="0"/>
              </w:rPr>
              <w:t xml:space="preserve">DB 3.7</w:t>
            </w:r>
            <w:r w:rsidDel="00000000" w:rsidR="00000000" w:rsidRPr="00000000">
              <w:rPr>
                <w:rtl w:val="0"/>
              </w:rPr>
            </w:r>
          </w:p>
        </w:tc>
      </w:tr>
    </w:tbl>
    <w:p w:rsidR="00000000" w:rsidDel="00000000" w:rsidP="00000000" w:rsidRDefault="00000000" w:rsidRPr="00000000" w14:paraId="0000029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7">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Tab trạng thái đơn trên giao diện (gợi ý cho FE)</w:t>
      </w:r>
      <w:r w:rsidDel="00000000" w:rsidR="00000000" w:rsidRPr="00000000">
        <w:rPr>
          <w:rtl w:val="0"/>
        </w:rPr>
      </w:r>
    </w:p>
    <w:tbl>
      <w:tblPr>
        <w:tblStyle w:val="Table1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99"/>
        <w:gridCol w:w="3634"/>
        <w:gridCol w:w="3727"/>
        <w:tblGridChange w:id="0">
          <w:tblGrid>
            <w:gridCol w:w="1999"/>
            <w:gridCol w:w="3634"/>
            <w:gridCol w:w="3727"/>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Màn hình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Tab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Query status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 Đơn mua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 / Chờ thanh toán / Đang xử lý / Chờ xác nhận / Hoàn tất / Đã hủy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 AWAITING_PAYMENT / PAID,PACKING / DELIVERED / CONFIRMED / CANCELLED,PAYMENT_FAILED,EXPIRED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 Quản lý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 / Chờ xử lý / Đang đóng gói / Đã giao / Đã xác nhận / Đã hủy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 PAID / PACKING / DELIVERED / CONFIRMED / CANCELLED</w:t>
            </w:r>
            <w:r w:rsidDel="00000000" w:rsidR="00000000" w:rsidRPr="00000000">
              <w:rPr>
                <w:rtl w:val="0"/>
              </w:rPr>
            </w:r>
          </w:p>
        </w:tc>
      </w:tr>
    </w:tbl>
    <w:p w:rsidR="00000000" w:rsidDel="00000000" w:rsidP="00000000" w:rsidRDefault="00000000" w:rsidRPr="00000000" w14:paraId="000002A1">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2">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Unicode MS" w:cs="Arial Unicode MS" w:eastAsia="Arial Unicode MS" w:hAnsi="Arial Unicode MS"/>
          <w:color w:val="000000"/>
          <w:rtl w:val="0"/>
        </w:rPr>
        <w:t xml:space="preserve">5. Ma trận Use case → Service</w:t>
      </w:r>
      <w:r w:rsidDel="00000000" w:rsidR="00000000" w:rsidRPr="00000000">
        <w:rPr>
          <w:rtl w:val="0"/>
        </w:rPr>
      </w:r>
    </w:p>
    <w:p w:rsidR="00000000" w:rsidDel="00000000" w:rsidP="00000000" w:rsidRDefault="00000000" w:rsidRPr="00000000" w14:paraId="000002A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Mỗi use case có </w:t>
      </w:r>
      <w:r w:rsidDel="00000000" w:rsidR="00000000" w:rsidRPr="00000000">
        <w:rPr>
          <w:rFonts w:ascii="Arial" w:cs="Arial" w:eastAsia="Arial" w:hAnsi="Arial"/>
          <w:b w:val="1"/>
          <w:bCs w:val="1"/>
          <w:sz w:val="20"/>
          <w:szCs w:val="20"/>
          <w:rtl w:val="0"/>
        </w:rPr>
        <w:t xml:space="preserve">một service owner</w:t>
      </w:r>
      <w:r w:rsidDel="00000000" w:rsidR="00000000" w:rsidRPr="00000000">
        <w:rPr>
          <w:rFonts w:ascii="Arial" w:cs="Arial" w:eastAsia="Arial" w:hAnsi="Arial"/>
          <w:sz w:val="20"/>
          <w:szCs w:val="20"/>
          <w:rtl w:val="0"/>
        </w:rPr>
        <w:t xml:space="preserve"> (service sở hữu dữ liệu chính mà use case tạo ra hoặc thay đổi). Người phụ trách service owner viết endpoint public và mô tả luồng; service phụ thuộc cung cấp internal API hoặc tiêu thụ event. Cột "Người phụ trách" để nhóm điền.</w:t>
      </w:r>
      <w:r w:rsidDel="00000000" w:rsidR="00000000" w:rsidRPr="00000000">
        <w:rPr>
          <w:rtl w:val="0"/>
        </w:rPr>
      </w:r>
    </w:p>
    <w:tbl>
      <w:tblPr>
        <w:tblStyle w:val="Table16"/>
        <w:tblW w:w="9360.000000000002"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606"/>
        <w:gridCol w:w="2253"/>
        <w:gridCol w:w="1039"/>
        <w:gridCol w:w="1906"/>
        <w:gridCol w:w="2600"/>
        <w:gridCol w:w="956"/>
        <w:tblGridChange w:id="0">
          <w:tblGrid>
            <w:gridCol w:w="606"/>
            <w:gridCol w:w="2253"/>
            <w:gridCol w:w="1039"/>
            <w:gridCol w:w="1906"/>
            <w:gridCol w:w="2600"/>
            <w:gridCol w:w="956"/>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Actor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Owner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Phụ thuộc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2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Phụ trách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ký Customer (email; Google —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AF">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ký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nhập (3 actor; Google —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(kiểm tra đã có đơn thanh toán khi cấm)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Đổi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 (local)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1">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Quên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 (local)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 (email)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Cập nhật hồ sơ, sổ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xuất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kiếm, xem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 (Seller hợp lệ), Order (tồn kho khả dụng)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kiếm, xem 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 (sản phẩm của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DF">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Quản lý giỏ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 Order (tồn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Đặt hàng, tách đơn theo cửa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Catalog, Identity, Finance (tỷ lệ hoa hồng)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1">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Xác nhận đơn sau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(event), Cart, Finance,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Theo dõi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(trạng thái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2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Hủy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(Refund), Finance,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Xác nhận đã nhận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(quyết toán),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Mua ngay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 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0F">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Đánh giá sản phẩm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(đủ điều kiện đánh giá)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Quản lý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(tạo bản ghi tồn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Đóng gói, giao hoặc từ chối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Finance,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1">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Cập nhật tồn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Kết quả kinh doanh, khoản được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(số đơn) + Finance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(FE ghép 2 nguồn)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Ví và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 (trạng thái Seller),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Quản lý người dùng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(số đơn), Finance (tóm tắt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Báo cáo tổng quan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(tiền) + Order (tiến độ) + Payment (thu/hoàn)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(FE ghép, Reporting hoãn)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3F">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Cấm / gỡ cấm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(hủy đơn chưa giao của Seller), Finance (đóng băng ví),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Gỡ / khôi phục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Duyệt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(tạo ví),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1">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Quản lý danh mục (S)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đơn, xử lý tiền gặp sự cố</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(Refund) + Order (xem đơn) + Finance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Gợi ý sản phẩm liên quan (C)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(loại sản phẩm hết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Thông báo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Mọi service (event)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Hoàn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(event hủy), 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6F">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Job quá hạn (J1–J6)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(J1, J3, J4), Payment (J2, J2b, J5), Notification (J6)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Quyết toán, ghi có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(event 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7B">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7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D">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5.1 Ownership dữ liệu (theo Database RBAC v5.0)</w:t>
      </w:r>
      <w:r w:rsidDel="00000000" w:rsidR="00000000" w:rsidRPr="00000000">
        <w:rPr>
          <w:rtl w:val="0"/>
        </w:rPr>
      </w:r>
    </w:p>
    <w:tbl>
      <w:tblPr>
        <w:tblStyle w:val="Table1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17"/>
        <w:gridCol w:w="4998"/>
        <w:gridCol w:w="2545"/>
        <w:tblGridChange w:id="0">
          <w:tblGrid>
            <w:gridCol w:w="1817"/>
            <w:gridCol w:w="4998"/>
            <w:gridCol w:w="254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Entity sở hữu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Không tự ý ghi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 &amp;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 Customer, Seller, CustomerAddress, Role, Permission, UserRole, RolePermission, AuthSession, PasswordResetToken, AdminAuditLog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 Order, Payment; service khác không sửa RBAC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 Product (gồm media JSONB), 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Inventory, OrderItem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CartItem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Reservation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 Order, OrderItem, Inventory, Reservation, StockMovement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Refund, Settlement, Wallet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 Settlement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 Wallet, WalletTransaction,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Refund, 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Dữ liệu nghiệp vụ của service khác</w:t>
            </w:r>
            <w:r w:rsidDel="00000000" w:rsidR="00000000" w:rsidRPr="00000000">
              <w:rPr>
                <w:rtl w:val="0"/>
              </w:rPr>
            </w:r>
          </w:p>
        </w:tc>
      </w:tr>
    </w:tbl>
    <w:p w:rsidR="00000000" w:rsidDel="00000000" w:rsidP="00000000" w:rsidRDefault="00000000" w:rsidRPr="00000000" w14:paraId="0000039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6. Đặc tả theo service</w:t>
      </w:r>
      <w:r w:rsidDel="00000000" w:rsidR="00000000" w:rsidRPr="00000000">
        <w:rPr>
          <w:rtl w:val="0"/>
        </w:rPr>
      </w:r>
    </w:p>
    <w:p w:rsidR="00000000" w:rsidDel="00000000" w:rsidP="00000000" w:rsidRDefault="00000000" w:rsidRPr="00000000" w14:paraId="0000039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Mỗi service gồm: phạm vi, bảng endpoint, DTO và chi tiết endpoint. Các DTO chỉ liệt kê field; kiểu dữ liệu theo quy ước 3.6 và Database RBAC v5.0.</w:t>
      </w:r>
      <w:r w:rsidDel="00000000" w:rsidR="00000000" w:rsidRPr="00000000">
        <w:rPr>
          <w:rtl w:val="0"/>
        </w:rPr>
      </w:r>
    </w:p>
    <w:p w:rsidR="00000000" w:rsidDel="00000000" w:rsidP="00000000" w:rsidRDefault="00000000" w:rsidRPr="00000000" w14:paraId="00000399">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6.1 Identity &amp; Seller Service</w:t>
      </w:r>
      <w:r w:rsidDel="00000000" w:rsidR="00000000" w:rsidRPr="00000000">
        <w:rPr>
          <w:rtl w:val="0"/>
        </w:rPr>
      </w:r>
    </w:p>
    <w:p w:rsidR="00000000" w:rsidDel="00000000" w:rsidP="00000000" w:rsidRDefault="00000000" w:rsidRPr="00000000" w14:paraId="0000039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 Auth API chung, User và RBAC, hồ sơ Customer/Seller, sổ địa chỉ, proxy API địa giới, tra cứu Seller công khai, duyệt và khóa theo scope. Admin là vai trò, không có AdminAccount riêng. Ghi AdminAuditLog nội bộ; bỏ endpoint public xem audit theo comment. UC A01–A07, B02, E01, E03, E06.</w:t>
      </w:r>
      <w:r w:rsidDel="00000000" w:rsidR="00000000" w:rsidRPr="00000000">
        <w:rPr>
          <w:rtl w:val="0"/>
        </w:rPr>
      </w:r>
    </w:p>
    <w:p w:rsidR="00000000" w:rsidDel="00000000" w:rsidP="00000000" w:rsidRDefault="00000000" w:rsidRPr="00000000" w14:paraId="0000039B">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1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3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/identity/auth/register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ký Customer bằng 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/identity/auth/login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nhập chung User cho cả ba web app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/identity/auth/google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ký / đăng nhập Customer bằng Google (Should)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A01, A03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/identity/auth/register-seller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ký bán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/identity/auth/refresh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Làm mới access 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/identity/auth/logout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Đăng xuất thiết bị hiện tại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ANY_AUTH (session 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/identity/auth/password/forgot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Yêu cầu đặt lại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/identity/auth/password/reset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Đặt mật khẩu mới bằng liên kết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/identity/users/me/password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Đổi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account:update:own (LOCAL)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/identity/users/me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Hồ sơ User và các vai trò hiện hành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PATCH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/identity/users/me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Cập nhật thông tin chung của User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account:update:own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PATCH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/identity/sellers/me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cập nhật hồ sơ 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/identity/media/upload-urls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sz w:val="18"/>
                <w:szCs w:val="18"/>
                <w:rtl w:val="0"/>
              </w:rPr>
              <w:t xml:space="preserve">Xin URL upload logo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/identity/customers/me/addresses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sổ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 B04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/identity/customers/me/addresses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Thêm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/identity/customers/me/addresses/{addressId}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3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Sửa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/identity/customers/me/addresses/{addressId}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Xóa địa chỉ</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customer:profile:own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/identity/regions/provinces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mục tỉnh/thành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/identity/regions/provinces/{provinceCode}/wards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mục phường/xã/đặc khu của tỉnh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/identity/sellers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kiếm 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/identity/sellers/{sellerId}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Thông tin công khai của người bán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/identity/admin/customers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/identity/admin/customers/{customerId}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/identity/admin/sellers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Seller (gồm hồ sơ chờ duyệt)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E01, E06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/identity/admin/sellers/{sellerId}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E01, E06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/identity/admin/sellers/{sellerId}/approve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Duyệt hồ sơ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seller:approve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/identity/admin/sellers/{sellerId}/reject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Từ chối hồ sơ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seller:approve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/identity/admin/ban/{userId}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Cấm User hoặc hồ sơ theo scope 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account:moderate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E03</w:t>
            </w:r>
            <w:r w:rsidDel="00000000" w:rsidR="00000000" w:rsidRPr="00000000">
              <w:rPr>
                <w:rtl w:val="0"/>
              </w:rPr>
            </w:r>
          </w:p>
        </w:tc>
      </w:tr>
      <w:tr>
        <w:trPr>
          <w:cantSplit w:val="1"/>
          <w:tblHeader w:val="0"/>
        </w:trPr>
        <w:tc>
          <w:tcPr/>
          <w:p w:rsidR="00000000" w:rsidDel="00000000" w:rsidP="00000000" w:rsidRDefault="00000000" w:rsidRPr="00000000" w14:paraId="0000044A">
            <w:pPr>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p w:rsidR="00000000" w:rsidDel="00000000" w:rsidP="00000000" w:rsidRDefault="00000000" w:rsidRPr="00000000" w14:paraId="0000044B">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4C">
            <w:pPr>
              <w:rPr/>
            </w:pPr>
            <w:r w:rsidDel="00000000" w:rsidR="00000000" w:rsidRPr="00000000">
              <w:rPr>
                <w:rFonts w:ascii="Arial" w:cs="Arial" w:eastAsia="Arial" w:hAnsi="Arial"/>
                <w:sz w:val="18"/>
                <w:szCs w:val="18"/>
                <w:rtl w:val="0"/>
              </w:rPr>
              <w:t xml:space="preserve">/identity/admin/unban/{userId}</w:t>
            </w:r>
            <w:r w:rsidDel="00000000" w:rsidR="00000000" w:rsidRPr="00000000">
              <w:rPr>
                <w:rtl w:val="0"/>
              </w:rPr>
            </w:r>
          </w:p>
        </w:tc>
        <w:tc>
          <w:tcPr/>
          <w:p w:rsidR="00000000" w:rsidDel="00000000" w:rsidP="00000000" w:rsidRDefault="00000000" w:rsidRPr="00000000" w14:paraId="0000044D">
            <w:pPr>
              <w:rPr/>
            </w:pPr>
            <w:r w:rsidDel="00000000" w:rsidR="00000000" w:rsidRPr="00000000">
              <w:rPr>
                <w:rFonts w:ascii="Arial" w:cs="Arial" w:eastAsia="Arial" w:hAnsi="Arial"/>
                <w:sz w:val="18"/>
                <w:szCs w:val="18"/>
                <w:rtl w:val="0"/>
              </w:rPr>
              <w:t xml:space="preserve">Gỡ cấm theo scope</w:t>
            </w:r>
            <w:r w:rsidDel="00000000" w:rsidR="00000000" w:rsidRPr="00000000">
              <w:rPr>
                <w:rtl w:val="0"/>
              </w:rPr>
            </w:r>
          </w:p>
        </w:tc>
        <w:tc>
          <w:tcPr/>
          <w:p w:rsidR="00000000" w:rsidDel="00000000" w:rsidP="00000000" w:rsidRDefault="00000000" w:rsidRPr="00000000" w14:paraId="0000044E">
            <w:pPr>
              <w:rPr/>
            </w:pPr>
            <w:r w:rsidDel="00000000" w:rsidR="00000000" w:rsidRPr="00000000">
              <w:rPr>
                <w:rFonts w:ascii="Arial" w:cs="Arial" w:eastAsia="Arial" w:hAnsi="Arial"/>
                <w:sz w:val="18"/>
                <w:szCs w:val="18"/>
                <w:rtl w:val="0"/>
              </w:rPr>
              <w:t xml:space="preserve">account:moderate</w:t>
            </w:r>
            <w:r w:rsidDel="00000000" w:rsidR="00000000" w:rsidRPr="00000000">
              <w:rPr>
                <w:rtl w:val="0"/>
              </w:rPr>
            </w:r>
          </w:p>
        </w:tc>
        <w:tc>
          <w:tcPr/>
          <w:p w:rsidR="00000000" w:rsidDel="00000000" w:rsidP="00000000" w:rsidRDefault="00000000" w:rsidRPr="00000000" w14:paraId="0000044F">
            <w:pPr>
              <w:rPr/>
            </w:pPr>
            <w:r w:rsidDel="00000000" w:rsidR="00000000" w:rsidRPr="00000000">
              <w:rPr>
                <w:rFonts w:ascii="Arial" w:cs="Arial" w:eastAsia="Arial" w:hAnsi="Arial"/>
                <w:sz w:val="18"/>
                <w:szCs w:val="18"/>
                <w:rtl w:val="0"/>
              </w:rPr>
              <w:t xml:space="preserve">E03</w:t>
            </w:r>
            <w:r w:rsidDel="00000000" w:rsidR="00000000" w:rsidRPr="00000000">
              <w:rPr>
                <w:rtl w:val="0"/>
              </w:rPr>
            </w:r>
          </w:p>
        </w:tc>
      </w:tr>
      <w:tr>
        <w:trPr>
          <w:cantSplit w:val="1"/>
          <w:tblHeader w:val="0"/>
        </w:trPr>
        <w:tc>
          <w:tcPr/>
          <w:p w:rsidR="00000000" w:rsidDel="00000000" w:rsidP="00000000" w:rsidRDefault="00000000" w:rsidRPr="00000000" w14:paraId="00000450">
            <w:pPr>
              <w:rPr/>
            </w:pPr>
            <w:r w:rsidDel="00000000" w:rsidR="00000000" w:rsidRPr="00000000">
              <w:rPr>
                <w:rFonts w:ascii="Arial" w:cs="Arial" w:eastAsia="Arial" w:hAnsi="Arial"/>
                <w:sz w:val="18"/>
                <w:szCs w:val="18"/>
                <w:rtl w:val="0"/>
              </w:rPr>
              <w:t xml:space="preserve">30</w:t>
            </w:r>
            <w:r w:rsidDel="00000000" w:rsidR="00000000" w:rsidRPr="00000000">
              <w:rPr>
                <w:rtl w:val="0"/>
              </w:rPr>
            </w:r>
          </w:p>
        </w:tc>
        <w:tc>
          <w:tcPr/>
          <w:p w:rsidR="00000000" w:rsidDel="00000000" w:rsidP="00000000" w:rsidRDefault="00000000" w:rsidRPr="00000000" w14:paraId="00000451">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52">
            <w:pPr>
              <w:rPr/>
            </w:pPr>
            <w:r w:rsidDel="00000000" w:rsidR="00000000" w:rsidRPr="00000000">
              <w:rPr>
                <w:rFonts w:ascii="Arial" w:cs="Arial" w:eastAsia="Arial" w:hAnsi="Arial"/>
                <w:sz w:val="18"/>
                <w:szCs w:val="18"/>
                <w:rtl w:val="0"/>
              </w:rPr>
              <w:t xml:space="preserve">/identity/users/me/seller-application</w:t>
            </w:r>
            <w:r w:rsidDel="00000000" w:rsidR="00000000" w:rsidRPr="00000000">
              <w:rPr>
                <w:rtl w:val="0"/>
              </w:rPr>
            </w:r>
          </w:p>
        </w:tc>
        <w:tc>
          <w:tcPr/>
          <w:p w:rsidR="00000000" w:rsidDel="00000000" w:rsidP="00000000" w:rsidRDefault="00000000" w:rsidRPr="00000000" w14:paraId="00000453">
            <w:pPr>
              <w:rPr/>
            </w:pPr>
            <w:r w:rsidDel="00000000" w:rsidR="00000000" w:rsidRPr="00000000">
              <w:rPr>
                <w:rFonts w:ascii="Arial" w:cs="Arial" w:eastAsia="Arial" w:hAnsi="Arial"/>
                <w:sz w:val="18"/>
                <w:szCs w:val="18"/>
                <w:rtl w:val="0"/>
              </w:rPr>
              <w:t xml:space="preserve">Nộp hoặc nộp lại hồ sơ Seller</w:t>
            </w:r>
            <w:r w:rsidDel="00000000" w:rsidR="00000000" w:rsidRPr="00000000">
              <w:rPr>
                <w:rtl w:val="0"/>
              </w:rPr>
            </w:r>
          </w:p>
        </w:tc>
        <w:tc>
          <w:tcPr/>
          <w:p w:rsidR="00000000" w:rsidDel="00000000" w:rsidP="00000000" w:rsidRDefault="00000000" w:rsidRPr="00000000" w14:paraId="00000454">
            <w:pPr>
              <w:rPr/>
            </w:pPr>
            <w:r w:rsidDel="00000000" w:rsidR="00000000" w:rsidRPr="00000000">
              <w:rPr>
                <w:rFonts w:ascii="Arial" w:cs="Arial" w:eastAsia="Arial" w:hAnsi="Arial"/>
                <w:sz w:val="18"/>
                <w:szCs w:val="18"/>
                <w:rtl w:val="0"/>
              </w:rPr>
              <w:t xml:space="preserve">seller:application:own</w:t>
            </w:r>
            <w:r w:rsidDel="00000000" w:rsidR="00000000" w:rsidRPr="00000000">
              <w:rPr>
                <w:rtl w:val="0"/>
              </w:rPr>
            </w:r>
          </w:p>
        </w:tc>
        <w:tc>
          <w:tcPr/>
          <w:p w:rsidR="00000000" w:rsidDel="00000000" w:rsidP="00000000" w:rsidRDefault="00000000" w:rsidRPr="00000000" w14:paraId="00000455">
            <w:pPr>
              <w:rPr/>
            </w:pPr>
            <w:r w:rsidDel="00000000" w:rsidR="00000000" w:rsidRPr="00000000">
              <w:rPr>
                <w:rFonts w:ascii="Arial" w:cs="Arial" w:eastAsia="Arial" w:hAnsi="Arial"/>
                <w:sz w:val="18"/>
                <w:szCs w:val="18"/>
                <w:rtl w:val="0"/>
              </w:rPr>
              <w:t xml:space="preserve">A02</w:t>
            </w:r>
            <w:r w:rsidDel="00000000" w:rsidR="00000000" w:rsidRPr="00000000">
              <w:rPr>
                <w:rtl w:val="0"/>
              </w:rPr>
            </w:r>
          </w:p>
        </w:tc>
      </w:tr>
      <w:tr>
        <w:trPr>
          <w:cantSplit w:val="1"/>
          <w:tblHeader w:val="0"/>
        </w:trPr>
        <w:tc>
          <w:tcPr/>
          <w:p w:rsidR="00000000" w:rsidDel="00000000" w:rsidP="00000000" w:rsidRDefault="00000000" w:rsidRPr="00000000" w14:paraId="00000456">
            <w:pPr>
              <w:rPr/>
            </w:pPr>
            <w:r w:rsidDel="00000000" w:rsidR="00000000" w:rsidRPr="00000000">
              <w:rPr>
                <w:rFonts w:ascii="Arial" w:cs="Arial" w:eastAsia="Arial" w:hAnsi="Arial"/>
                <w:sz w:val="18"/>
                <w:szCs w:val="18"/>
                <w:rtl w:val="0"/>
              </w:rPr>
              <w:t xml:space="preserve">31</w:t>
            </w:r>
            <w:r w:rsidDel="00000000" w:rsidR="00000000" w:rsidRPr="00000000">
              <w:rPr>
                <w:rtl w:val="0"/>
              </w:rPr>
            </w:r>
          </w:p>
        </w:tc>
        <w:tc>
          <w:tcPr/>
          <w:p w:rsidR="00000000" w:rsidDel="00000000" w:rsidP="00000000" w:rsidRDefault="00000000" w:rsidRPr="00000000" w14:paraId="00000457">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p w:rsidR="00000000" w:rsidDel="00000000" w:rsidP="00000000" w:rsidRDefault="00000000" w:rsidRPr="00000000" w14:paraId="00000458">
            <w:pPr>
              <w:rPr/>
            </w:pPr>
            <w:r w:rsidDel="00000000" w:rsidR="00000000" w:rsidRPr="00000000">
              <w:rPr>
                <w:rFonts w:ascii="Arial" w:cs="Arial" w:eastAsia="Arial" w:hAnsi="Arial"/>
                <w:sz w:val="18"/>
                <w:szCs w:val="18"/>
                <w:rtl w:val="0"/>
              </w:rPr>
              <w:t xml:space="preserve">/identity/users/me/seller-application</w:t>
            </w:r>
            <w:r w:rsidDel="00000000" w:rsidR="00000000" w:rsidRPr="00000000">
              <w:rPr>
                <w:rtl w:val="0"/>
              </w:rPr>
            </w:r>
          </w:p>
        </w:tc>
        <w:tc>
          <w:tcPr/>
          <w:p w:rsidR="00000000" w:rsidDel="00000000" w:rsidP="00000000" w:rsidRDefault="00000000" w:rsidRPr="00000000" w14:paraId="00000459">
            <w:pPr>
              <w:rPr/>
            </w:pPr>
            <w:r w:rsidDel="00000000" w:rsidR="00000000" w:rsidRPr="00000000">
              <w:rPr>
                <w:rFonts w:ascii="Arial" w:cs="Arial" w:eastAsia="Arial" w:hAnsi="Arial"/>
                <w:sz w:val="18"/>
                <w:szCs w:val="18"/>
                <w:rtl w:val="0"/>
              </w:rPr>
              <w:t xml:space="preserve">Xem tiến độ hồ sơ của mình</w:t>
            </w:r>
            <w:r w:rsidDel="00000000" w:rsidR="00000000" w:rsidRPr="00000000">
              <w:rPr>
                <w:rtl w:val="0"/>
              </w:rPr>
            </w:r>
          </w:p>
        </w:tc>
        <w:tc>
          <w:tcPr/>
          <w:p w:rsidR="00000000" w:rsidDel="00000000" w:rsidP="00000000" w:rsidRDefault="00000000" w:rsidRPr="00000000" w14:paraId="0000045A">
            <w:pPr>
              <w:rPr/>
            </w:pPr>
            <w:r w:rsidDel="00000000" w:rsidR="00000000" w:rsidRPr="00000000">
              <w:rPr>
                <w:rFonts w:ascii="Arial" w:cs="Arial" w:eastAsia="Arial" w:hAnsi="Arial"/>
                <w:sz w:val="18"/>
                <w:szCs w:val="18"/>
                <w:rtl w:val="0"/>
              </w:rPr>
              <w:t xml:space="preserve">seller:application:own</w:t>
            </w:r>
            <w:r w:rsidDel="00000000" w:rsidR="00000000" w:rsidRPr="00000000">
              <w:rPr>
                <w:rtl w:val="0"/>
              </w:rPr>
            </w:r>
          </w:p>
        </w:tc>
        <w:tc>
          <w:tcPr/>
          <w:p w:rsidR="00000000" w:rsidDel="00000000" w:rsidP="00000000" w:rsidRDefault="00000000" w:rsidRPr="00000000" w14:paraId="0000045B">
            <w:pPr>
              <w:rPr/>
            </w:pPr>
            <w:r w:rsidDel="00000000" w:rsidR="00000000" w:rsidRPr="00000000">
              <w:rPr>
                <w:rFonts w:ascii="Arial" w:cs="Arial" w:eastAsia="Arial" w:hAnsi="Arial"/>
                <w:sz w:val="18"/>
                <w:szCs w:val="18"/>
                <w:rtl w:val="0"/>
              </w:rPr>
              <w:t xml:space="preserve">A02</w:t>
            </w:r>
            <w:r w:rsidDel="00000000" w:rsidR="00000000" w:rsidRPr="00000000">
              <w:rPr>
                <w:rtl w:val="0"/>
              </w:rPr>
            </w:r>
          </w:p>
        </w:tc>
      </w:tr>
      <w:tr>
        <w:trPr>
          <w:cantSplit w:val="1"/>
          <w:tblHeader w:val="0"/>
        </w:trPr>
        <w:tc>
          <w:tcPr/>
          <w:p w:rsidR="00000000" w:rsidDel="00000000" w:rsidP="00000000" w:rsidRDefault="00000000" w:rsidRPr="00000000" w14:paraId="0000045C">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p w:rsidR="00000000" w:rsidDel="00000000" w:rsidP="00000000" w:rsidRDefault="00000000" w:rsidRPr="00000000" w14:paraId="0000045D">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5E">
            <w:pPr>
              <w:rPr/>
            </w:pPr>
            <w:r w:rsidDel="00000000" w:rsidR="00000000" w:rsidRPr="00000000">
              <w:rPr>
                <w:rFonts w:ascii="Arial" w:cs="Arial" w:eastAsia="Arial" w:hAnsi="Arial"/>
                <w:sz w:val="18"/>
                <w:szCs w:val="18"/>
                <w:rtl w:val="0"/>
              </w:rPr>
              <w:t xml:space="preserve">/identity/users/me/customer-profile</w:t>
            </w:r>
            <w:r w:rsidDel="00000000" w:rsidR="00000000" w:rsidRPr="00000000">
              <w:rPr>
                <w:rtl w:val="0"/>
              </w:rPr>
            </w:r>
          </w:p>
        </w:tc>
        <w:tc>
          <w:tcPr/>
          <w:p w:rsidR="00000000" w:rsidDel="00000000" w:rsidP="00000000" w:rsidRDefault="00000000" w:rsidRPr="00000000" w14:paraId="0000045F">
            <w:pPr>
              <w:rPr/>
            </w:pPr>
            <w:r w:rsidDel="00000000" w:rsidR="00000000" w:rsidRPr="00000000">
              <w:rPr>
                <w:rFonts w:ascii="Arial" w:cs="Arial" w:eastAsia="Arial" w:hAnsi="Arial"/>
                <w:sz w:val="18"/>
                <w:szCs w:val="18"/>
                <w:rtl w:val="0"/>
              </w:rPr>
              <w:t xml:space="preserve">Bổ sung hồ sơ Customer cho User hiện tại</w:t>
            </w:r>
            <w:r w:rsidDel="00000000" w:rsidR="00000000" w:rsidRPr="00000000">
              <w:rPr>
                <w:rtl w:val="0"/>
              </w:rPr>
            </w:r>
          </w:p>
        </w:tc>
        <w:tc>
          <w:tcPr/>
          <w:p w:rsidR="00000000" w:rsidDel="00000000" w:rsidP="00000000" w:rsidRDefault="00000000" w:rsidRPr="00000000" w14:paraId="00000460">
            <w:pPr>
              <w:rPr/>
            </w:pPr>
            <w:r w:rsidDel="00000000" w:rsidR="00000000" w:rsidRPr="00000000">
              <w:rPr>
                <w:rFonts w:ascii="Arial" w:cs="Arial" w:eastAsia="Arial" w:hAnsi="Arial"/>
                <w:sz w:val="18"/>
                <w:szCs w:val="18"/>
                <w:rtl w:val="0"/>
              </w:rPr>
              <w:t xml:space="preserve">ANY_AUTH (policy nền)</w:t>
            </w:r>
            <w:r w:rsidDel="00000000" w:rsidR="00000000" w:rsidRPr="00000000">
              <w:rPr>
                <w:rtl w:val="0"/>
              </w:rPr>
            </w:r>
          </w:p>
        </w:tc>
        <w:tc>
          <w:tcPr/>
          <w:p w:rsidR="00000000" w:rsidDel="00000000" w:rsidP="00000000" w:rsidRDefault="00000000" w:rsidRPr="00000000" w14:paraId="00000461">
            <w:pPr>
              <w:rPr/>
            </w:pPr>
            <w:r w:rsidDel="00000000" w:rsidR="00000000" w:rsidRPr="00000000">
              <w:rPr>
                <w:rFonts w:ascii="Arial" w:cs="Arial" w:eastAsia="Arial" w:hAnsi="Arial"/>
                <w:sz w:val="18"/>
                <w:szCs w:val="18"/>
                <w:rtl w:val="0"/>
              </w:rPr>
              <w:t xml:space="preserve">A01</w:t>
            </w:r>
            <w:r w:rsidDel="00000000" w:rsidR="00000000" w:rsidRPr="00000000">
              <w:rPr>
                <w:rtl w:val="0"/>
              </w:rPr>
            </w:r>
          </w:p>
        </w:tc>
      </w:tr>
    </w:tbl>
    <w:p w:rsidR="00000000" w:rsidDel="00000000" w:rsidP="00000000" w:rsidRDefault="00000000" w:rsidRPr="00000000" w14:paraId="00000462">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3">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1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CustomerProfile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customerId (= userId), status, banReason, paymentBlocked, accessMode (FULL | PAYMENT_BLOCKED | BLOCKED), profileComplete, createdAt; không lưu credential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SellerSelfProfile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 (= userId), sellerName, description, logoUrl, contactPhone, approvalStatus, status, rejectionReason, banReason, registeredAt, reviewedAt; credential/tên cá nhân đọc từ User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UserSelfProfile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email, authMethod, fullName, phoneNumber, userStatus, roles[], permissions[], authzVersion, customerProfile: CustomerProfile|null, sellerProfile: SellerSelfProfile|null, createdAt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 sellerName, description, logoUrl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SellerAdminView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user: UserSummary (userId, email, fullName, phoneNumber, userStatus), sellerProfile: SellerSelfProfile, reviewedByUserId }; không trả passwordHash/googleSubject/token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Address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addressId, recipientName, recipientPhone, provinceCode, provinceName, wardCode, wardName, addressDetail, lastUsedAt, isDefault theo DB 3.1.4, createdAt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AuthTokens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accessToken, accessTokenExpiresIn, tokenType=Bearer, refreshToken, profile: UserSelfProfile; permission list chỉ để FE hiển thị, backend kiểm tra lại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email, fullName, phoneNumber, userStatus; chỉ DTO quản trị có operations:read:any, không dùng cho public Seller</w:t>
            </w:r>
            <w:r w:rsidDel="00000000" w:rsidR="00000000" w:rsidRPr="00000000">
              <w:rPr>
                <w:rtl w:val="0"/>
              </w:rPr>
            </w:r>
          </w:p>
        </w:tc>
      </w:tr>
    </w:tbl>
    <w:p w:rsidR="00000000" w:rsidDel="00000000" w:rsidP="00000000" w:rsidRDefault="00000000" w:rsidRPr="00000000" w14:paraId="0000047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7">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478">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/identity/auth/register  —  Đăng ký Customer bằng email</w:t>
      </w:r>
      <w:r w:rsidDel="00000000" w:rsidR="00000000" w:rsidRPr="00000000">
        <w:rPr>
          <w:rtl w:val="0"/>
        </w:rPr>
      </w:r>
    </w:p>
    <w:p w:rsidR="00000000" w:rsidDel="00000000" w:rsidP="00000000" w:rsidRDefault="00000000" w:rsidRPr="00000000" w14:paraId="00000479">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A01</w:t>
      </w:r>
      <w:r w:rsidDel="00000000" w:rsidR="00000000" w:rsidRPr="00000000">
        <w:rPr>
          <w:rtl w:val="0"/>
        </w:rPr>
      </w:r>
    </w:p>
    <w:p w:rsidR="00000000" w:rsidDel="00000000" w:rsidP="00000000" w:rsidRDefault="00000000" w:rsidRPr="00000000" w14:paraId="0000047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Trong một transaction tạo User LOCAL + Customer (customerId = userId) + UserRole CUSTOMER; email unique tại User, không dùng LoginIdentifier.</w:t>
      </w:r>
    </w:p>
    <w:p w:rsidR="00000000" w:rsidDel="00000000" w:rsidP="00000000" w:rsidRDefault="00000000" w:rsidRPr="00000000" w14:paraId="0000047B">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Không xác minh email (P-23). Không tự đăng nhập; FE hiển thị popup thành công 1 giây rồi chuyển sang trang đăng nhập.</w:t>
      </w:r>
      <w:r w:rsidDel="00000000" w:rsidR="00000000" w:rsidRPr="00000000">
        <w:rPr>
          <w:rtl w:val="0"/>
        </w:rPr>
      </w:r>
    </w:p>
    <w:p w:rsidR="00000000" w:rsidDel="00000000" w:rsidP="00000000" w:rsidRDefault="00000000" w:rsidRPr="00000000" w14:paraId="0000047C">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Rate limit theo IP (N-04).</w:t>
      </w:r>
      <w:r w:rsidDel="00000000" w:rsidR="00000000" w:rsidRPr="00000000">
        <w:rPr>
          <w:rtl w:val="0"/>
        </w:rPr>
      </w:r>
    </w:p>
    <w:p w:rsidR="00000000" w:rsidDel="00000000" w:rsidP="00000000" w:rsidRDefault="00000000" w:rsidRPr="00000000" w14:paraId="0000047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Định dạng email, ≤ 254 ký tự; chuẩn hóa chữ thường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fullName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8">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1–150 ký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phoneNumber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C">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SĐT Việt Nam, chuẩn hóa dạng 0xxxxxxxxx</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0">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Trùng password (kiểm tra ở cả FE và BE)</w:t>
            </w:r>
            <w:r w:rsidDel="00000000" w:rsidR="00000000" w:rsidRPr="00000000">
              <w:rPr>
                <w:rtl w:val="0"/>
              </w:rPr>
            </w:r>
          </w:p>
        </w:tc>
      </w:tr>
    </w:tbl>
    <w:p w:rsidR="00000000" w:rsidDel="00000000" w:rsidP="00000000" w:rsidRDefault="00000000" w:rsidRPr="00000000" w14:paraId="0000049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49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 → data: UserSelfProfile (User + customerProfile; không trả token, đăng nhập qua Auth API chung).</w:t>
      </w:r>
      <w:r w:rsidDel="00000000" w:rsidR="00000000" w:rsidRPr="00000000">
        <w:rPr>
          <w:rtl w:val="0"/>
        </w:rPr>
      </w:r>
    </w:p>
    <w:p w:rsidR="00000000" w:rsidDel="00000000" w:rsidP="00000000" w:rsidRDefault="00000000" w:rsidRPr="00000000" w14:paraId="0000049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/api/v1/identity/auth/register</w:t>
      </w:r>
      <w:r w:rsidDel="00000000" w:rsidR="00000000" w:rsidRPr="00000000">
        <w:rPr>
          <w:rtl w:val="0"/>
        </w:rPr>
      </w:r>
    </w:p>
    <w:p w:rsidR="00000000" w:rsidDel="00000000" w:rsidP="00000000" w:rsidRDefault="00000000" w:rsidRPr="00000000" w14:paraId="0000049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"email": "an.nguyen@gmail.com", "fullName": "Nguyễn Văn An",</w:t>
      </w:r>
      <w:r w:rsidDel="00000000" w:rsidR="00000000" w:rsidRPr="00000000">
        <w:rPr>
          <w:rtl w:val="0"/>
        </w:rPr>
      </w:r>
    </w:p>
    <w:p w:rsidR="00000000" w:rsidDel="00000000" w:rsidP="00000000" w:rsidRDefault="00000000" w:rsidRPr="00000000" w14:paraId="0000049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"phoneNumber": "0912345678", "password": "Matkhau123", "confirmPassword": "Matkhau123" }</w:t>
      </w:r>
      <w:r w:rsidDel="00000000" w:rsidR="00000000" w:rsidRPr="00000000">
        <w:rPr>
          <w:rtl w:val="0"/>
        </w:rPr>
      </w:r>
    </w:p>
    <w:p w:rsidR="00000000" w:rsidDel="00000000" w:rsidP="00000000" w:rsidRDefault="00000000" w:rsidRPr="00000000" w14:paraId="0000049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49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201 Created</w:t>
      </w:r>
      <w:r w:rsidDel="00000000" w:rsidR="00000000" w:rsidRPr="00000000">
        <w:rPr>
          <w:rtl w:val="0"/>
        </w:rPr>
      </w:r>
    </w:p>
    <w:p w:rsidR="00000000" w:rsidDel="00000000" w:rsidP="00000000" w:rsidRDefault="00000000" w:rsidRPr="00000000" w14:paraId="0000049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"userId": "0b6f...", "email": "an.nguyen@gmail.com", "authMethod": "LOCAL",</w:t>
      </w:r>
      <w:r w:rsidDel="00000000" w:rsidR="00000000" w:rsidRPr="00000000">
        <w:rPr>
          <w:rtl w:val="0"/>
        </w:rPr>
      </w:r>
    </w:p>
    <w:p w:rsidR="00000000" w:rsidDel="00000000" w:rsidP="00000000" w:rsidRDefault="00000000" w:rsidRPr="00000000" w14:paraId="0000049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"fullName": "Nguyễn Văn An", "phoneNumber": "0912345678", "userStatus": "ACTIVE",</w:t>
      </w:r>
      <w:r w:rsidDel="00000000" w:rsidR="00000000" w:rsidRPr="00000000">
        <w:rPr>
          <w:rtl w:val="0"/>
        </w:rPr>
      </w:r>
    </w:p>
    <w:p w:rsidR="00000000" w:rsidDel="00000000" w:rsidP="00000000" w:rsidRDefault="00000000" w:rsidRPr="00000000" w14:paraId="000004A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"roles": ["CUSTOMER"], "customerProfile": { "customerId": "0b6f...", "status": "ACTIVE", "paymentBlocked": false },</w:t>
      </w:r>
      <w:r w:rsidDel="00000000" w:rsidR="00000000" w:rsidRPr="00000000">
        <w:rPr>
          <w:rtl w:val="0"/>
        </w:rPr>
      </w:r>
    </w:p>
    <w:p w:rsidR="00000000" w:rsidDel="00000000" w:rsidP="00000000" w:rsidRDefault="00000000" w:rsidRPr="00000000" w14:paraId="000004A1">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"sellerProfile": null, "authzVersion": 1, "createdAt": "2026-10-25T08:30:00Z" } }</w:t>
      </w:r>
      <w:r w:rsidDel="00000000" w:rsidR="00000000" w:rsidRPr="00000000">
        <w:rPr>
          <w:rtl w:val="0"/>
        </w:rPr>
      </w:r>
    </w:p>
    <w:p w:rsidR="00000000" w:rsidDel="00000000" w:rsidP="00000000" w:rsidRDefault="00000000" w:rsidRPr="00000000" w14:paraId="000004A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4A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EMAIL_ALREADY_USED</w:t>
      </w:r>
      <w:r w:rsidDel="00000000" w:rsidR="00000000" w:rsidRPr="00000000">
        <w:rPr>
          <w:rFonts w:ascii="Arial" w:cs="Arial" w:eastAsia="Arial" w:hAnsi="Arial"/>
          <w:sz w:val="20"/>
          <w:szCs w:val="20"/>
          <w:rtl w:val="0"/>
        </w:rPr>
        <w:t xml:space="preserve"> (409), </w:t>
      </w:r>
      <w:r w:rsidDel="00000000" w:rsidR="00000000" w:rsidRPr="00000000">
        <w:rPr>
          <w:rFonts w:ascii="Arial" w:cs="Arial" w:eastAsia="Arial" w:hAnsi="Arial"/>
          <w:color w:val="8a2b1f"/>
          <w:sz w:val="20"/>
          <w:szCs w:val="20"/>
          <w:rtl w:val="0"/>
        </w:rPr>
        <w:t xml:space="preserve">PHONE_ALREADY_USED</w:t>
      </w:r>
      <w:r w:rsidDel="00000000" w:rsidR="00000000" w:rsidRPr="00000000">
        <w:rPr>
          <w:rFonts w:ascii="Arial" w:cs="Arial" w:eastAsia="Arial" w:hAnsi="Arial"/>
          <w:sz w:val="20"/>
          <w:szCs w:val="20"/>
          <w:rtl w:val="0"/>
        </w:rPr>
        <w:t xml:space="preserve"> (409) — </w:t>
      </w:r>
      <w:r w:rsidDel="00000000" w:rsidR="00000000" w:rsidRPr="00000000">
        <w:rPr>
          <w:rFonts w:ascii="Arial" w:cs="Arial" w:eastAsia="Arial" w:hAnsi="Arial"/>
          <w:color w:val="8a2b1f"/>
          <w:sz w:val="20"/>
          <w:szCs w:val="20"/>
          <w:rtl w:val="0"/>
        </w:rPr>
        <w:t xml:space="preserve">details</w:t>
      </w:r>
      <w:r w:rsidDel="00000000" w:rsidR="00000000" w:rsidRPr="00000000">
        <w:rPr>
          <w:rFonts w:ascii="Arial" w:cs="Arial" w:eastAsia="Arial" w:hAnsi="Arial"/>
          <w:sz w:val="20"/>
          <w:szCs w:val="20"/>
          <w:rtl w:val="0"/>
        </w:rPr>
        <w:t xml:space="preserve"> chỉ rõ field trùng</w:t>
      </w:r>
    </w:p>
    <w:p w:rsidR="00000000" w:rsidDel="00000000" w:rsidP="00000000" w:rsidRDefault="00000000" w:rsidRPr="00000000" w14:paraId="000004A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PASSWORD_POLICY_VIOLATION</w:t>
      </w:r>
      <w:r w:rsidDel="00000000" w:rsidR="00000000" w:rsidRPr="00000000">
        <w:rPr>
          <w:rFonts w:ascii="Arial" w:cs="Arial" w:eastAsia="Arial" w:hAnsi="Arial"/>
          <w:sz w:val="20"/>
          <w:szCs w:val="20"/>
          <w:rtl w:val="0"/>
        </w:rPr>
        <w:t xml:space="preserve"> (400), </w:t>
      </w:r>
      <w:r w:rsidDel="00000000" w:rsidR="00000000" w:rsidRPr="00000000">
        <w:rPr>
          <w:rFonts w:ascii="Arial" w:cs="Arial" w:eastAsia="Arial" w:hAnsi="Arial"/>
          <w:color w:val="8a2b1f"/>
          <w:sz w:val="20"/>
          <w:szCs w:val="20"/>
          <w:rtl w:val="0"/>
        </w:rPr>
        <w:t xml:space="preserve">VALIDATION_ERROR</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4A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POST  /identity/auth/login  —  Đăng nhập chung cho Customer Seller Admin</w:t>
      </w:r>
      <w:r w:rsidDel="00000000" w:rsidR="00000000" w:rsidRPr="00000000">
        <w:rPr>
          <w:rtl w:val="0"/>
        </w:rPr>
      </w:r>
    </w:p>
    <w:p w:rsidR="00000000" w:rsidDel="00000000" w:rsidP="00000000" w:rsidRDefault="00000000" w:rsidRPr="00000000" w14:paraId="000004A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A03</w:t>
      </w:r>
      <w:r w:rsidDel="00000000" w:rsidR="00000000" w:rsidRPr="00000000">
        <w:rPr>
          <w:rtl w:val="0"/>
        </w:rPr>
      </w:r>
    </w:p>
    <w:p w:rsidR="00000000" w:rsidDel="00000000" w:rsidP="00000000" w:rsidRDefault="00000000" w:rsidRPr="00000000" w14:paraId="000004A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Xác thực User bằng email/password chung. Seller PENDING/REJECTED hoặc hồ sơ bị BANNED vẫn đăng nhập nếu User ACTIVE; quyền nghiệp vụ bị chặn theo scope. User DISABLED trả 403 ACCOUNT_DISABLED. Không nhận role/actorType trong request và không cấp ADMIN qua login.</w:t>
      </w:r>
    </w:p>
    <w:p w:rsidR="00000000" w:rsidDel="00000000" w:rsidP="00000000" w:rsidRDefault="00000000" w:rsidRPr="00000000" w14:paraId="000004A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A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0">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B4">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B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4B7">
      <w:pPr>
        <w:spacing w:after="100" w:line="276"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8a2b1f"/>
          <w:sz w:val="20"/>
          <w:szCs w:val="20"/>
          <w:rtl w:val="0"/>
        </w:rPr>
        <w:t xml:space="preserve">200 → data: AuthTokens; profile là UserSelfProfile có cả customerProfile và sellerProfile nếu có.</w:t>
      </w:r>
      <w:r w:rsidDel="00000000" w:rsidR="00000000" w:rsidRPr="00000000">
        <w:rPr>
          <w:rtl w:val="0"/>
        </w:rPr>
      </w:r>
    </w:p>
    <w:p w:rsidR="00000000" w:rsidDel="00000000" w:rsidP="00000000" w:rsidRDefault="00000000" w:rsidRPr="00000000" w14:paraId="000004B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200 OK</w:t>
      </w:r>
      <w:r w:rsidDel="00000000" w:rsidR="00000000" w:rsidRPr="00000000">
        <w:rPr>
          <w:rtl w:val="0"/>
        </w:rPr>
      </w:r>
    </w:p>
    <w:p w:rsidR="00000000" w:rsidDel="00000000" w:rsidP="00000000" w:rsidRDefault="00000000" w:rsidRPr="00000000" w14:paraId="000004B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"accessToken": "eyJhbGciOi...", "accessTokenExpiresIn": 900,</w:t>
      </w:r>
      <w:r w:rsidDel="00000000" w:rsidR="00000000" w:rsidRPr="00000000">
        <w:rPr>
          <w:rtl w:val="0"/>
        </w:rPr>
      </w:r>
    </w:p>
    <w:p w:rsidR="00000000" w:rsidDel="00000000" w:rsidP="00000000" w:rsidRDefault="00000000" w:rsidRPr="00000000" w14:paraId="000004B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"refreshToken": "rt_7Hq...", "tokenType": "Bearer",</w:t>
      </w:r>
      <w:r w:rsidDel="00000000" w:rsidR="00000000" w:rsidRPr="00000000">
        <w:rPr>
          <w:rtl w:val="0"/>
        </w:rPr>
      </w:r>
    </w:p>
    <w:p w:rsidR="00000000" w:rsidDel="00000000" w:rsidP="00000000" w:rsidRDefault="00000000" w:rsidRPr="00000000" w14:paraId="000004BB">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"profile": { "userId": "0b6f...", "roles": ["CUSTOMER", "SELLER"], "permissions": ["cart:manage:own", "order:fulfill:own"], "authzVersion": 3, "customerProfile": { "customerId": "0b6f...", "status": "ACTIVE" }, "sellerProfile": { "sellerId": "0b6f...", "approvalStatus": "APPROVED", "status": "ACTIVE" } } } }</w:t>
      </w:r>
      <w:r w:rsidDel="00000000" w:rsidR="00000000" w:rsidRPr="00000000">
        <w:rPr>
          <w:rtl w:val="0"/>
        </w:rPr>
      </w:r>
    </w:p>
    <w:p w:rsidR="00000000" w:rsidDel="00000000" w:rsidP="00000000" w:rsidRDefault="00000000" w:rsidRPr="00000000" w14:paraId="000004B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4B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INVALID_CREDENTIALS</w:t>
      </w:r>
      <w:r w:rsidDel="00000000" w:rsidR="00000000" w:rsidRPr="00000000">
        <w:rPr>
          <w:rFonts w:ascii="Arial" w:cs="Arial" w:eastAsia="Arial" w:hAnsi="Arial"/>
          <w:sz w:val="20"/>
          <w:szCs w:val="20"/>
          <w:rtl w:val="0"/>
        </w:rPr>
        <w:t xml:space="preserve"> (401)</w:t>
      </w:r>
    </w:p>
    <w:p w:rsidR="00000000" w:rsidDel="00000000" w:rsidP="00000000" w:rsidRDefault="00000000" w:rsidRPr="00000000" w14:paraId="000004B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WRONG_AUTH_METHOD</w:t>
      </w:r>
      <w:r w:rsidDel="00000000" w:rsidR="00000000" w:rsidRPr="00000000">
        <w:rPr>
          <w:rFonts w:ascii="Arial" w:cs="Arial" w:eastAsia="Arial" w:hAnsi="Arial"/>
          <w:sz w:val="20"/>
          <w:szCs w:val="20"/>
          <w:rtl w:val="0"/>
        </w:rPr>
        <w:t xml:space="preserve"> (409) — email đăng ký bằng Google</w:t>
      </w:r>
    </w:p>
    <w:p w:rsidR="00000000" w:rsidDel="00000000" w:rsidP="00000000" w:rsidRDefault="00000000" w:rsidRPr="00000000" w14:paraId="000004B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ACCOUNT_DISABLED (403); hồ sơ bị cấm không làm login chung thất bại.</w:t>
      </w:r>
      <w:r w:rsidDel="00000000" w:rsidR="00000000" w:rsidRPr="00000000">
        <w:rPr>
          <w:rtl w:val="0"/>
        </w:rPr>
      </w:r>
    </w:p>
    <w:p w:rsidR="00000000" w:rsidDel="00000000" w:rsidP="00000000" w:rsidRDefault="00000000" w:rsidRPr="00000000" w14:paraId="000004C0">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/identity/auth/google  —  Đăng ký / đăng nhập Customer bằng Google (Should)</w:t>
      </w:r>
      <w:r w:rsidDel="00000000" w:rsidR="00000000" w:rsidRPr="00000000">
        <w:rPr>
          <w:rtl w:val="0"/>
        </w:rPr>
      </w:r>
    </w:p>
    <w:p w:rsidR="00000000" w:rsidDel="00000000" w:rsidP="00000000" w:rsidRDefault="00000000" w:rsidRPr="00000000" w14:paraId="000004C1">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A01, A03</w:t>
      </w:r>
      <w:r w:rsidDel="00000000" w:rsidR="00000000" w:rsidRPr="00000000">
        <w:rPr>
          <w:rtl w:val="0"/>
        </w:rPr>
      </w:r>
    </w:p>
    <w:p w:rsidR="00000000" w:rsidDel="00000000" w:rsidP="00000000" w:rsidRDefault="00000000" w:rsidRPr="00000000" w14:paraId="000004C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FE lấy </w:t>
      </w:r>
      <w:r w:rsidDel="00000000" w:rsidR="00000000" w:rsidRPr="00000000">
        <w:rPr>
          <w:rFonts w:ascii="Arial" w:cs="Arial" w:eastAsia="Arial" w:hAnsi="Arial"/>
          <w:color w:val="8a2b1f"/>
          <w:sz w:val="20"/>
          <w:szCs w:val="20"/>
          <w:rtl w:val="0"/>
        </w:rPr>
        <w:t xml:space="preserve">idToken</w:t>
      </w:r>
      <w:r w:rsidDel="00000000" w:rsidR="00000000" w:rsidRPr="00000000">
        <w:rPr>
          <w:rFonts w:ascii="Arial" w:cs="Arial" w:eastAsia="Arial" w:hAnsi="Arial"/>
          <w:sz w:val="20"/>
          <w:szCs w:val="20"/>
          <w:rtl w:val="0"/>
        </w:rPr>
        <w:t xml:space="preserve"> từ Google Identity Services rồi gửi lên. BE verify với Google, lấy email + họ tên.</w:t>
      </w:r>
    </w:p>
    <w:p w:rsidR="00000000" w:rsidDel="00000000" w:rsidP="00000000" w:rsidRDefault="00000000" w:rsidRPr="00000000" w14:paraId="000004C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Google subject mới và email chưa dùng → tạo User GOOGLE + Customer + CUSTOMER nguyên tử, trả isNewAccount=true; email verified và audience/issuer token phải hợp lệ.</w:t>
      </w:r>
    </w:p>
    <w:p w:rsidR="00000000" w:rsidDel="00000000" w:rsidP="00000000" w:rsidRDefault="00000000" w:rsidRPr="00000000" w14:paraId="000004C4">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Email đã đăng ký bằng mật khẩu → không gộp tài khoản.</w:t>
      </w:r>
      <w:r w:rsidDel="00000000" w:rsidR="00000000" w:rsidRPr="00000000">
        <w:rPr>
          <w:rtl w:val="0"/>
        </w:rPr>
      </w:r>
    </w:p>
    <w:p w:rsidR="00000000" w:rsidDel="00000000" w:rsidP="00000000" w:rsidRDefault="00000000" w:rsidRPr="00000000" w14:paraId="000004C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C">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Google ID token</w:t>
            </w:r>
            <w:r w:rsidDel="00000000" w:rsidR="00000000" w:rsidRPr="00000000">
              <w:rPr>
                <w:rtl w:val="0"/>
              </w:rPr>
            </w:r>
          </w:p>
        </w:tc>
      </w:tr>
    </w:tbl>
    <w:p w:rsidR="00000000" w:rsidDel="00000000" w:rsidP="00000000" w:rsidRDefault="00000000" w:rsidRPr="00000000" w14:paraId="000004C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C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4D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AuthTokens</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isNewAccount: boolean</w:t>
      </w:r>
      <w:r w:rsidDel="00000000" w:rsidR="00000000" w:rsidRPr="00000000">
        <w:rPr>
          <w:rtl w:val="0"/>
        </w:rPr>
      </w:r>
    </w:p>
    <w:p w:rsidR="00000000" w:rsidDel="00000000" w:rsidP="00000000" w:rsidRDefault="00000000" w:rsidRPr="00000000" w14:paraId="000004D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4D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GOOGLE_AUTH_FAILED</w:t>
      </w:r>
      <w:r w:rsidDel="00000000" w:rsidR="00000000" w:rsidRPr="00000000">
        <w:rPr>
          <w:rFonts w:ascii="Arial" w:cs="Arial" w:eastAsia="Arial" w:hAnsi="Arial"/>
          <w:sz w:val="20"/>
          <w:szCs w:val="20"/>
          <w:rtl w:val="0"/>
        </w:rPr>
        <w:t xml:space="preserve"> (401)</w:t>
      </w:r>
    </w:p>
    <w:p w:rsidR="00000000" w:rsidDel="00000000" w:rsidP="00000000" w:rsidRDefault="00000000" w:rsidRPr="00000000" w14:paraId="000004D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WRONG_AUTH_METHOD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4D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ACCOUNT_DISABLED (403); quyền hồ sơ bị hạn chế theo G-14.</w:t>
      </w:r>
      <w:r w:rsidDel="00000000" w:rsidR="00000000" w:rsidRPr="00000000">
        <w:rPr>
          <w:rtl w:val="0"/>
        </w:rPr>
      </w:r>
    </w:p>
    <w:p w:rsidR="00000000" w:rsidDel="00000000" w:rsidP="00000000" w:rsidRDefault="00000000" w:rsidRPr="00000000" w14:paraId="000004D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/identity/auth/register-seller  —  Đăng ký bán hàng</w:t>
      </w:r>
      <w:r w:rsidDel="00000000" w:rsidR="00000000" w:rsidRPr="00000000">
        <w:rPr>
          <w:rtl w:val="0"/>
        </w:rPr>
      </w:r>
    </w:p>
    <w:p w:rsidR="00000000" w:rsidDel="00000000" w:rsidP="00000000" w:rsidRDefault="00000000" w:rsidRPr="00000000" w14:paraId="000004D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A02</w:t>
      </w:r>
      <w:r w:rsidDel="00000000" w:rsidR="00000000" w:rsidRPr="00000000">
        <w:rPr>
          <w:rtl w:val="0"/>
        </w:rPr>
      </w:r>
    </w:p>
    <w:p w:rsidR="00000000" w:rsidDel="00000000" w:rsidP="00000000" w:rsidRDefault="00000000" w:rsidRPr="00000000" w14:paraId="000004D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Tạo User LOCAL + Seller PENDING, status ACTIVE, sellerId=userId trong một transaction; chưa cấp SELLER và chưa tạo ví. User đã có tài khoản phải login rồi POST /identity/users/me/seller-application, không gửi lại password/email qua luồng đó.</w:t>
      </w:r>
    </w:p>
    <w:p w:rsidR="00000000" w:rsidDel="00000000" w:rsidP="00000000" w:rsidRDefault="00000000" w:rsidRPr="00000000" w14:paraId="000004D8">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Email duy nhất trong User, vẫn giữ khi Seller REJECTED. Tên shop và contactPhone unique trên hồ sơ PENDING/APPROVED bằng partial index; tái nộp dùng cùng sellerId.</w:t>
      </w:r>
      <w:r w:rsidDel="00000000" w:rsidR="00000000" w:rsidRPr="00000000">
        <w:rPr>
          <w:rtl w:val="0"/>
        </w:rPr>
      </w:r>
    </w:p>
    <w:p w:rsidR="00000000" w:rsidDel="00000000" w:rsidP="00000000" w:rsidRDefault="00000000" w:rsidRPr="00000000" w14:paraId="000004D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Phát event </w:t>
      </w:r>
      <w:r w:rsidDel="00000000" w:rsidR="00000000" w:rsidRPr="00000000">
        <w:rPr>
          <w:rFonts w:ascii="Arial" w:cs="Arial" w:eastAsia="Arial" w:hAnsi="Arial"/>
          <w:color w:val="8a2b1f"/>
          <w:sz w:val="20"/>
          <w:szCs w:val="20"/>
          <w:rtl w:val="0"/>
        </w:rPr>
        <w:t xml:space="preserve">seller.registered</w:t>
      </w:r>
      <w:r w:rsidDel="00000000" w:rsidR="00000000" w:rsidRPr="00000000">
        <w:rPr>
          <w:rFonts w:ascii="Arial" w:cs="Arial" w:eastAsia="Arial" w:hAnsi="Arial"/>
          <w:sz w:val="20"/>
          <w:szCs w:val="20"/>
          <w:rtl w:val="0"/>
        </w:rPr>
        <w:t xml:space="preserve"> để Notification gửi email xác nhận đã nhận hồ sơ.</w:t>
      </w:r>
    </w:p>
    <w:p w:rsidR="00000000" w:rsidDel="00000000" w:rsidP="00000000" w:rsidRDefault="00000000" w:rsidRPr="00000000" w14:paraId="000004D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4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Duy nhất toàn hệ thống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1–160 ký tự, duy nhất; không đổi được sau này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fullName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Họ tên người vận hành shop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contactPhone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SĐT Việt Nam, duy nhất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4F6">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F7">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4F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 → data: UserSelfProfile với sellerProfile.approvalStatus=PENDING, roles=[] nếu chưa có hồ sơ khác. User đăng nhập và xem hồ sơ qua policy nền, chưa gọi API SELLER.</w:t>
      </w:r>
      <w:r w:rsidDel="00000000" w:rsidR="00000000" w:rsidRPr="00000000">
        <w:rPr>
          <w:rtl w:val="0"/>
        </w:rPr>
      </w:r>
    </w:p>
    <w:p w:rsidR="00000000" w:rsidDel="00000000" w:rsidP="00000000" w:rsidRDefault="00000000" w:rsidRPr="00000000" w14:paraId="000004F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4F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EMAIL_ALREADY_USED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PHONE_ALREADY_USED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SELLER_NAME_ALREADY_USED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4F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PASSWORD_POLICY_VIOLATION</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4F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/identity/auth/refresh</w:t>
      </w:r>
      <w:r w:rsidDel="00000000" w:rsidR="00000000" w:rsidRPr="00000000">
        <w:rPr>
          <w:rFonts w:ascii="Arial" w:cs="Arial" w:eastAsia="Arial" w:hAnsi="Arial"/>
          <w:color w:val="44546a"/>
          <w:sz w:val="20"/>
          <w:szCs w:val="20"/>
          <w:rtl w:val="0"/>
        </w:rPr>
        <w:t xml:space="preserve">  —  Làm mới access token</w:t>
      </w:r>
      <w:r w:rsidDel="00000000" w:rsidR="00000000" w:rsidRPr="00000000">
        <w:rPr>
          <w:rtl w:val="0"/>
        </w:rPr>
      </w:r>
    </w:p>
    <w:p w:rsidR="00000000" w:rsidDel="00000000" w:rsidP="00000000" w:rsidRDefault="00000000" w:rsidRPr="00000000" w14:paraId="000004F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A03</w:t>
      </w:r>
      <w:r w:rsidDel="00000000" w:rsidR="00000000" w:rsidRPr="00000000">
        <w:rPr>
          <w:rtl w:val="0"/>
        </w:rPr>
      </w:r>
    </w:p>
    <w:p w:rsidR="00000000" w:rsidDel="00000000" w:rsidP="00000000" w:rsidRDefault="00000000" w:rsidRPr="00000000" w14:paraId="000004FF">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Xoay vòng refresh token. Token cũ dùng lại sau khi đã xoay → thu hồi toàn bộ chuỗi token đó (phát hiện đánh cắp).</w:t>
      </w:r>
      <w:r w:rsidDel="00000000" w:rsidR="00000000" w:rsidRPr="00000000">
        <w:rPr>
          <w:rtl w:val="0"/>
        </w:rPr>
      </w:r>
    </w:p>
    <w:p w:rsidR="00000000" w:rsidDel="00000000" w:rsidP="00000000" w:rsidRDefault="00000000" w:rsidRPr="00000000" w14:paraId="0000050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User DISABLED hoặc session bị thu hồi → INVALID_REFRESH_TOKEN (401). Hồ sơ BANNED/PENDING không tự thu hồi phiên chung; quyền hiện hành tính lại từ Identity.</w:t>
      </w:r>
    </w:p>
    <w:p w:rsidR="00000000" w:rsidDel="00000000" w:rsidP="00000000" w:rsidRDefault="00000000" w:rsidRPr="00000000" w14:paraId="0000050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refreshToken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8">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09">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0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0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 → data: AuthTokens với UserSelfProfile, roles và permissions hiện hành; không sao chép role từ access token cũ.</w:t>
      </w:r>
      <w:r w:rsidDel="00000000" w:rsidR="00000000" w:rsidRPr="00000000">
        <w:rPr>
          <w:rtl w:val="0"/>
        </w:rPr>
      </w:r>
    </w:p>
    <w:p w:rsidR="00000000" w:rsidDel="00000000" w:rsidP="00000000" w:rsidRDefault="00000000" w:rsidRPr="00000000" w14:paraId="0000050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0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INVALID_REFRESH_TOKEN</w:t>
      </w:r>
      <w:r w:rsidDel="00000000" w:rsidR="00000000" w:rsidRPr="00000000">
        <w:rPr>
          <w:rFonts w:ascii="Arial" w:cs="Arial" w:eastAsia="Arial" w:hAnsi="Arial"/>
          <w:sz w:val="20"/>
          <w:szCs w:val="20"/>
          <w:rtl w:val="0"/>
        </w:rPr>
        <w:t xml:space="preserve"> (401)</w:t>
      </w:r>
    </w:p>
    <w:p w:rsidR="00000000" w:rsidDel="00000000" w:rsidP="00000000" w:rsidRDefault="00000000" w:rsidRPr="00000000" w14:paraId="0000050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INVALID_REFRESH_TOKEN (401) nếu phiên không còn hiệu lực.</w:t>
      </w:r>
      <w:r w:rsidDel="00000000" w:rsidR="00000000" w:rsidRPr="00000000">
        <w:rPr>
          <w:rtl w:val="0"/>
        </w:rPr>
      </w:r>
    </w:p>
    <w:p w:rsidR="00000000" w:rsidDel="00000000" w:rsidP="00000000" w:rsidRDefault="00000000" w:rsidRPr="00000000" w14:paraId="00000510">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/identity/auth/logout</w:t>
      </w:r>
      <w:r w:rsidDel="00000000" w:rsidR="00000000" w:rsidRPr="00000000">
        <w:rPr>
          <w:rFonts w:ascii="Arial" w:cs="Arial" w:eastAsia="Arial" w:hAnsi="Arial"/>
          <w:color w:val="44546a"/>
          <w:sz w:val="20"/>
          <w:szCs w:val="20"/>
          <w:rtl w:val="0"/>
        </w:rPr>
        <w:t xml:space="preserve">  —  Đăng xuất thiết bị hiện tại</w:t>
      </w:r>
      <w:r w:rsidDel="00000000" w:rsidR="00000000" w:rsidRPr="00000000">
        <w:rPr>
          <w:rtl w:val="0"/>
        </w:rPr>
      </w:r>
    </w:p>
    <w:p w:rsidR="00000000" w:rsidDel="00000000" w:rsidP="00000000" w:rsidRDefault="00000000" w:rsidRPr="00000000" w14:paraId="00000511">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ANY_AUTH (session own)    UC: A07</w:t>
      </w:r>
      <w:r w:rsidDel="00000000" w:rsidR="00000000" w:rsidRPr="00000000">
        <w:rPr>
          <w:rtl w:val="0"/>
        </w:rPr>
      </w:r>
    </w:p>
    <w:p w:rsidR="00000000" w:rsidDel="00000000" w:rsidP="00000000" w:rsidRDefault="00000000" w:rsidRPr="00000000" w14:paraId="00000512">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Thu hồi AuthSession gửi lên sau khi xác minh refresh token thuộc cùng User/session; token đã hết hạn/đã logout vẫn trả 204. Không cho dùng token người khác để thu hồi phiên không thuộc mình.</w:t>
      </w:r>
      <w:r w:rsidDel="00000000" w:rsidR="00000000" w:rsidRPr="00000000">
        <w:rPr>
          <w:rtl w:val="0"/>
        </w:rPr>
      </w:r>
    </w:p>
    <w:p w:rsidR="00000000" w:rsidDel="00000000" w:rsidP="00000000" w:rsidRDefault="00000000" w:rsidRPr="00000000" w14:paraId="0000051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refreshToken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1B">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1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1E">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51F">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/identity/auth/password/forgot</w:t>
      </w:r>
      <w:r w:rsidDel="00000000" w:rsidR="00000000" w:rsidRPr="00000000">
        <w:rPr>
          <w:rFonts w:ascii="Arial" w:cs="Arial" w:eastAsia="Arial" w:hAnsi="Arial"/>
          <w:color w:val="44546a"/>
          <w:sz w:val="20"/>
          <w:szCs w:val="20"/>
          <w:rtl w:val="0"/>
        </w:rPr>
        <w:t xml:space="preserve">  —  Yêu cầu đặt lại mật khẩu</w:t>
      </w:r>
      <w:r w:rsidDel="00000000" w:rsidR="00000000" w:rsidRPr="00000000">
        <w:rPr>
          <w:rtl w:val="0"/>
        </w:rPr>
      </w:r>
    </w:p>
    <w:p w:rsidR="00000000" w:rsidDel="00000000" w:rsidP="00000000" w:rsidRDefault="00000000" w:rsidRPr="00000000" w14:paraId="00000520">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A05</w:t>
      </w:r>
      <w:r w:rsidDel="00000000" w:rsidR="00000000" w:rsidRPr="00000000">
        <w:rPr>
          <w:rtl w:val="0"/>
        </w:rPr>
      </w:r>
    </w:p>
    <w:p w:rsidR="00000000" w:rsidDel="00000000" w:rsidP="00000000" w:rsidRDefault="00000000" w:rsidRPr="00000000" w14:paraId="0000052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Luôn</w:t>
      </w:r>
      <w:r w:rsidDel="00000000" w:rsidR="00000000" w:rsidRPr="00000000">
        <w:rPr>
          <w:rFonts w:ascii="Arial" w:cs="Arial" w:eastAsia="Arial" w:hAnsi="Arial"/>
          <w:sz w:val="20"/>
          <w:szCs w:val="20"/>
          <w:rtl w:val="0"/>
        </w:rPr>
        <w:t xml:space="preserve"> trả cùng một response dù email tồn tại hay không, là tài khoản Google hay Seller chưa duyệt (G-05). Xem điểm C-09 về mâu thuẫn trong UC-A05.</w:t>
      </w:r>
    </w:p>
    <w:p w:rsidR="00000000" w:rsidDel="00000000" w:rsidP="00000000" w:rsidRDefault="00000000" w:rsidRPr="00000000" w14:paraId="0000052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Nếu đủ điều kiện: tạo PasswordResetToken tham chiếu User.user_id, chỉ lưu hash; gửi link trên một origin reset tin cậy đã cấu hình, không chọn tùy actor hoặc redirect URL từ client. Token hạn P-05.</w:t>
      </w:r>
    </w:p>
    <w:p w:rsidR="00000000" w:rsidDel="00000000" w:rsidP="00000000" w:rsidRDefault="00000000" w:rsidRPr="00000000" w14:paraId="0000052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2B">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2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2E">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message: "Nếu email hợp lệ, hướng dẫn đặt lại mật khẩu đã được gửi." }</w:t>
      </w:r>
      <w:r w:rsidDel="00000000" w:rsidR="00000000" w:rsidRPr="00000000">
        <w:rPr>
          <w:rtl w:val="0"/>
        </w:rPr>
      </w:r>
    </w:p>
    <w:p w:rsidR="00000000" w:rsidDel="00000000" w:rsidP="00000000" w:rsidRDefault="00000000" w:rsidRPr="00000000" w14:paraId="0000052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3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RATE_LIMITED</w:t>
      </w:r>
      <w:r w:rsidDel="00000000" w:rsidR="00000000" w:rsidRPr="00000000">
        <w:rPr>
          <w:rFonts w:ascii="Arial" w:cs="Arial" w:eastAsia="Arial" w:hAnsi="Arial"/>
          <w:sz w:val="20"/>
          <w:szCs w:val="20"/>
          <w:rtl w:val="0"/>
        </w:rPr>
        <w:t xml:space="preserve"> (429)</w:t>
      </w:r>
    </w:p>
    <w:p w:rsidR="00000000" w:rsidDel="00000000" w:rsidP="00000000" w:rsidRDefault="00000000" w:rsidRPr="00000000" w14:paraId="0000053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/identity/auth/password/reset</w:t>
      </w:r>
      <w:r w:rsidDel="00000000" w:rsidR="00000000" w:rsidRPr="00000000">
        <w:rPr>
          <w:rFonts w:ascii="Arial" w:cs="Arial" w:eastAsia="Arial" w:hAnsi="Arial"/>
          <w:color w:val="44546a"/>
          <w:sz w:val="20"/>
          <w:szCs w:val="20"/>
          <w:rtl w:val="0"/>
        </w:rPr>
        <w:t xml:space="preserve">  —  Đặt mật khẩu mới bằng liên kết</w:t>
      </w:r>
      <w:r w:rsidDel="00000000" w:rsidR="00000000" w:rsidRPr="00000000">
        <w:rPr>
          <w:rtl w:val="0"/>
        </w:rPr>
      </w:r>
    </w:p>
    <w:p w:rsidR="00000000" w:rsidDel="00000000" w:rsidP="00000000" w:rsidRDefault="00000000" w:rsidRPr="00000000" w14:paraId="0000053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A05</w:t>
      </w:r>
      <w:r w:rsidDel="00000000" w:rsidR="00000000" w:rsidRPr="00000000">
        <w:rPr>
          <w:rtl w:val="0"/>
        </w:rPr>
      </w:r>
    </w:p>
    <w:p w:rsidR="00000000" w:rsidDel="00000000" w:rsidP="00000000" w:rsidRDefault="00000000" w:rsidRPr="00000000" w14:paraId="00000533">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Token dùng một lần, cập nhật password_hash của User LOCAL và thu hồi mọi AuthSession; GOOGLE không tạo mật khẩu LOCAL qua reset.</w:t>
      </w:r>
      <w:r w:rsidDel="00000000" w:rsidR="00000000" w:rsidRPr="00000000">
        <w:rPr>
          <w:rtl w:val="0"/>
        </w:rPr>
      </w:r>
    </w:p>
    <w:p w:rsidR="00000000" w:rsidDel="00000000" w:rsidP="00000000" w:rsidRDefault="00000000" w:rsidRPr="00000000" w14:paraId="0000053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Token trong liên kết email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newPassword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3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44">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4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4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54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4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RESET_TOKEN_INVALID</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54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PASSWORD_POLICY_VIOLATION</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54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a86a1f" w:val="clear"/>
          <w:rtl w:val="0"/>
        </w:rPr>
        <w:t xml:space="preserve"> PUT   /identity/users/me/password  —  Đổi mật khẩu</w:t>
      </w:r>
      <w:r w:rsidDel="00000000" w:rsidR="00000000" w:rsidRPr="00000000">
        <w:rPr>
          <w:rtl w:val="0"/>
        </w:rPr>
      </w:r>
    </w:p>
    <w:p w:rsidR="00000000" w:rsidDel="00000000" w:rsidP="00000000" w:rsidRDefault="00000000" w:rsidRPr="00000000" w14:paraId="0000054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account:update:own (LOCAL)    UC: A04</w:t>
      </w:r>
      <w:r w:rsidDel="00000000" w:rsidR="00000000" w:rsidRPr="00000000">
        <w:rPr>
          <w:rtl w:val="0"/>
        </w:rPr>
      </w:r>
    </w:p>
    <w:p w:rsidR="00000000" w:rsidDel="00000000" w:rsidP="00000000" w:rsidRDefault="00000000" w:rsidRPr="00000000" w14:paraId="0000054D">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Thay mật khẩu User LOCAL; thu hồi mọi phiên của User, kể cả phiên hiện tại. Thành công trả 204, FE yêu cầu login lại.</w:t>
      </w:r>
      <w:r w:rsidDel="00000000" w:rsidR="00000000" w:rsidRPr="00000000">
        <w:rPr>
          <w:rtl w:val="0"/>
        </w:rPr>
      </w:r>
    </w:p>
    <w:p w:rsidR="00000000" w:rsidDel="00000000" w:rsidP="00000000" w:rsidRDefault="00000000" w:rsidRPr="00000000" w14:paraId="0000054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Tài khoản Google → </w:t>
      </w:r>
      <w:r w:rsidDel="00000000" w:rsidR="00000000" w:rsidRPr="00000000">
        <w:rPr>
          <w:rFonts w:ascii="Arial" w:cs="Arial" w:eastAsia="Arial" w:hAnsi="Arial"/>
          <w:color w:val="8a2b1f"/>
          <w:sz w:val="20"/>
          <w:szCs w:val="20"/>
          <w:rtl w:val="0"/>
        </w:rPr>
        <w:t xml:space="preserve">403 FORBIDDEN</w:t>
      </w:r>
      <w:r w:rsidDel="00000000" w:rsidR="00000000" w:rsidRPr="00000000">
        <w:rPr>
          <w:rFonts w:ascii="Arial" w:cs="Arial" w:eastAsia="Arial" w:hAnsi="Arial"/>
          <w:sz w:val="20"/>
          <w:szCs w:val="20"/>
          <w:rtl w:val="0"/>
        </w:rPr>
        <w:t xml:space="preserve"> (FE ẩn chức năng này).</w:t>
      </w:r>
    </w:p>
    <w:p w:rsidR="00000000" w:rsidDel="00000000" w:rsidP="00000000" w:rsidRDefault="00000000" w:rsidRPr="00000000" w14:paraId="0000054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currentPassword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newPassword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G-07, khác mật khẩu cũ</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confirmPassword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5F">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6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6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6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56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6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PASSWORD_INCORRECT</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56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PASSWORD_SAME_AS_OLD</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56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PASSWORD_POLICY_VIOLATION</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56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/identity/users/me  —  Hồ sơ của actor đang đăng nhập</w:t>
      </w:r>
      <w:r w:rsidDel="00000000" w:rsidR="00000000" w:rsidRPr="00000000">
        <w:rPr>
          <w:rtl w:val="0"/>
        </w:rPr>
      </w:r>
    </w:p>
    <w:p w:rsidR="00000000" w:rsidDel="00000000" w:rsidP="00000000" w:rsidRDefault="00000000" w:rsidRPr="00000000" w14:paraId="0000056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account:read:own    UC: A06</w:t>
      </w:r>
      <w:r w:rsidDel="00000000" w:rsidR="00000000" w:rsidRPr="00000000">
        <w:rPr>
          <w:rtl w:val="0"/>
        </w:rPr>
      </w:r>
    </w:p>
    <w:p w:rsidR="00000000" w:rsidDel="00000000" w:rsidP="00000000" w:rsidRDefault="00000000" w:rsidRPr="00000000" w14:paraId="0000056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6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 → data: UserSelfProfile; gồm userId, userStatus, roles[], permissions[], authzVersion và hai hồ sơ tùy chọn. Không đổi DTO theo một actorType độc quyền.</w:t>
      </w:r>
      <w:r w:rsidDel="00000000" w:rsidR="00000000" w:rsidRPr="00000000">
        <w:rPr>
          <w:rtl w:val="0"/>
        </w:rPr>
      </w:r>
    </w:p>
    <w:p w:rsidR="00000000" w:rsidDel="00000000" w:rsidP="00000000" w:rsidRDefault="00000000" w:rsidRPr="00000000" w14:paraId="0000056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7a4da8" w:val="clear"/>
          <w:rtl w:val="0"/>
        </w:rPr>
        <w:t xml:space="preserve">PATCH  /identity/users/me  —  Cập nhật thông tin User chung</w:t>
      </w:r>
      <w:r w:rsidDel="00000000" w:rsidR="00000000" w:rsidRPr="00000000">
        <w:rPr>
          <w:rtl w:val="0"/>
        </w:rPr>
      </w:r>
    </w:p>
    <w:p w:rsidR="00000000" w:rsidDel="00000000" w:rsidP="00000000" w:rsidRDefault="00000000" w:rsidRPr="00000000" w14:paraId="0000056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account:update:own    UC: A06</w:t>
      </w:r>
      <w:r w:rsidDel="00000000" w:rsidR="00000000" w:rsidRPr="00000000">
        <w:rPr>
          <w:rtl w:val="0"/>
        </w:rPr>
      </w:r>
    </w:p>
    <w:p w:rsidR="00000000" w:rsidDel="00000000" w:rsidP="00000000" w:rsidRDefault="00000000" w:rsidRPr="00000000" w14:paraId="0000056D">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PATCH allowlist fullName, phoneNumber. Không sửa email, authMethod, userId, role, permission, status hoặc authzVersion. Field ngoài allowlist trả 400, không mass assignment.</w:t>
      </w:r>
      <w:r w:rsidDel="00000000" w:rsidR="00000000" w:rsidRPr="00000000">
        <w:rPr>
          <w:rtl w:val="0"/>
        </w:rPr>
      </w:r>
    </w:p>
    <w:p w:rsidR="00000000" w:rsidDel="00000000" w:rsidP="00000000" w:rsidRDefault="00000000" w:rsidRPr="00000000" w14:paraId="0000056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2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fullName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5">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1–150 ký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phoneNumber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SĐT Việt Nam, duy nhất. Không cần OTP (BRD 5.7)</w:t>
            </w:r>
            <w:r w:rsidDel="00000000" w:rsidR="00000000" w:rsidRPr="00000000">
              <w:rPr>
                <w:rtl w:val="0"/>
              </w:rPr>
            </w:r>
          </w:p>
        </w:tc>
      </w:tr>
    </w:tbl>
    <w:p w:rsidR="00000000" w:rsidDel="00000000" w:rsidP="00000000" w:rsidRDefault="00000000" w:rsidRPr="00000000" w14:paraId="0000057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7D">
      <w:pPr>
        <w:spacing w:after="100" w:line="276"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8a2b1f"/>
          <w:sz w:val="20"/>
          <w:szCs w:val="20"/>
          <w:rtl w:val="0"/>
        </w:rPr>
        <w:t xml:space="preserve">200 → data: UserSelfProfile</w:t>
      </w:r>
      <w:r w:rsidDel="00000000" w:rsidR="00000000" w:rsidRPr="00000000">
        <w:rPr>
          <w:rtl w:val="0"/>
        </w:rPr>
      </w:r>
    </w:p>
    <w:p w:rsidR="00000000" w:rsidDel="00000000" w:rsidP="00000000" w:rsidRDefault="00000000" w:rsidRPr="00000000" w14:paraId="0000057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7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PHONE_ALREADY_USED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58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VALIDATION_ERROR (400) nếu gửi field ngoài allowlist.</w:t>
      </w:r>
      <w:r w:rsidDel="00000000" w:rsidR="00000000" w:rsidRPr="00000000">
        <w:rPr>
          <w:rtl w:val="0"/>
        </w:rPr>
      </w:r>
    </w:p>
    <w:p w:rsidR="00000000" w:rsidDel="00000000" w:rsidP="00000000" w:rsidRDefault="00000000" w:rsidRPr="00000000" w14:paraId="0000058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7a4da8" w:val="clear"/>
          <w:rtl w:val="0"/>
        </w:rPr>
        <w:t xml:space="preserve"> PATCH </w:t>
      </w:r>
      <w:r w:rsidDel="00000000" w:rsidR="00000000" w:rsidRPr="00000000">
        <w:rPr>
          <w:rFonts w:ascii="Arial" w:cs="Arial" w:eastAsia="Arial" w:hAnsi="Arial"/>
          <w:b w:val="1"/>
          <w:bCs w:val="1"/>
          <w:sz w:val="20"/>
          <w:szCs w:val="20"/>
          <w:rtl w:val="0"/>
        </w:rPr>
        <w:t xml:space="preserve">  /identity/sellers/me</w:t>
      </w:r>
      <w:r w:rsidDel="00000000" w:rsidR="00000000" w:rsidRPr="00000000">
        <w:rPr>
          <w:rFonts w:ascii="Arial" w:cs="Arial" w:eastAsia="Arial" w:hAnsi="Arial"/>
          <w:color w:val="44546a"/>
          <w:sz w:val="20"/>
          <w:szCs w:val="20"/>
          <w:rtl w:val="0"/>
        </w:rPr>
        <w:t xml:space="preserve">  —  Seller cập nhật hồ sơ người bán</w:t>
      </w:r>
      <w:r w:rsidDel="00000000" w:rsidR="00000000" w:rsidRPr="00000000">
        <w:rPr>
          <w:rtl w:val="0"/>
        </w:rPr>
      </w:r>
    </w:p>
    <w:p w:rsidR="00000000" w:rsidDel="00000000" w:rsidP="00000000" w:rsidRDefault="00000000" w:rsidRPr="00000000" w14:paraId="0000058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seller:profile:own    UC: A06</w:t>
      </w:r>
      <w:r w:rsidDel="00000000" w:rsidR="00000000" w:rsidRPr="00000000">
        <w:rPr>
          <w:rtl w:val="0"/>
        </w:rPr>
      </w:r>
    </w:p>
    <w:p w:rsidR="00000000" w:rsidDel="00000000" w:rsidP="00000000" w:rsidRDefault="00000000" w:rsidRPr="00000000" w14:paraId="00000583">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Không sửa email và tên người bán.</w:t>
      </w:r>
      <w:r w:rsidDel="00000000" w:rsidR="00000000" w:rsidRPr="00000000">
        <w:rPr>
          <w:rtl w:val="0"/>
        </w:rPr>
      </w:r>
    </w:p>
    <w:p w:rsidR="00000000" w:rsidDel="00000000" w:rsidP="00000000" w:rsidRDefault="00000000" w:rsidRPr="00000000" w14:paraId="0000058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3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 |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B">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C">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2.000 ký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logoObjectKey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 |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8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purpose SELLER_LOGO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contactPhone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Duy nhất</w:t>
            </w:r>
            <w:r w:rsidDel="00000000" w:rsidR="00000000" w:rsidRPr="00000000">
              <w:rPr>
                <w:rtl w:val="0"/>
              </w:rPr>
            </w:r>
          </w:p>
        </w:tc>
      </w:tr>
    </w:tbl>
    <w:p w:rsidR="00000000" w:rsidDel="00000000" w:rsidP="00000000" w:rsidRDefault="00000000" w:rsidRPr="00000000" w14:paraId="0000059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9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SellerSelfProfile</w:t>
      </w:r>
      <w:r w:rsidDel="00000000" w:rsidR="00000000" w:rsidRPr="00000000">
        <w:rPr>
          <w:rtl w:val="0"/>
        </w:rPr>
      </w:r>
    </w:p>
    <w:p w:rsidR="00000000" w:rsidDel="00000000" w:rsidP="00000000" w:rsidRDefault="00000000" w:rsidRPr="00000000" w14:paraId="0000059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9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PHONE_ALREADY_USED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59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MEDIA_INVALID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59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/identity/media/upload-urls</w:t>
      </w:r>
      <w:r w:rsidDel="00000000" w:rsidR="00000000" w:rsidRPr="00000000">
        <w:rPr>
          <w:rFonts w:ascii="Arial" w:cs="Arial" w:eastAsia="Arial" w:hAnsi="Arial"/>
          <w:color w:val="44546a"/>
          <w:sz w:val="20"/>
          <w:szCs w:val="20"/>
          <w:rtl w:val="0"/>
        </w:rPr>
        <w:t xml:space="preserve">  —  Xin URL upload logo Seller</w:t>
      </w:r>
      <w:r w:rsidDel="00000000" w:rsidR="00000000" w:rsidRPr="00000000">
        <w:rPr>
          <w:rtl w:val="0"/>
        </w:rPr>
      </w:r>
    </w:p>
    <w:p w:rsidR="00000000" w:rsidDel="00000000" w:rsidP="00000000" w:rsidRDefault="00000000" w:rsidRPr="00000000" w14:paraId="0000059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seller:profile:own    UC: A06</w:t>
      </w:r>
      <w:r w:rsidDel="00000000" w:rsidR="00000000" w:rsidRPr="00000000">
        <w:rPr>
          <w:rtl w:val="0"/>
        </w:rPr>
      </w:r>
    </w:p>
    <w:p w:rsidR="00000000" w:rsidDel="00000000" w:rsidP="00000000" w:rsidRDefault="00000000" w:rsidRPr="00000000" w14:paraId="0000059D">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Chỉ purpose SELLER_LOGO, cần seller:profile:own và Seller APPROVED/ACTIVE. Không hỗ trợ AVATAR vì Database RBAC v5.0 chưa có field lưu avatar; hồ sơ User hiển thị avatar mặc định tại FE.</w:t>
      </w:r>
      <w:r w:rsidDel="00000000" w:rsidR="00000000" w:rsidRPr="00000000">
        <w:rPr>
          <w:rtl w:val="0"/>
        </w:rPr>
      </w:r>
    </w:p>
    <w:p w:rsidR="00000000" w:rsidDel="00000000" w:rsidP="00000000" w:rsidRDefault="00000000" w:rsidRPr="00000000" w14:paraId="0000059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3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array (1)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fileName, mimeType, sizeBytes, purpose: SELLER_LOGO }; cần seller:profile:own</w:t>
            </w:r>
            <w:r w:rsidDel="00000000" w:rsidR="00000000" w:rsidRPr="00000000">
              <w:rPr>
                <w:rtl w:val="0"/>
              </w:rPr>
            </w:r>
          </w:p>
        </w:tc>
      </w:tr>
    </w:tbl>
    <w:p w:rsidR="00000000" w:rsidDel="00000000" w:rsidP="00000000" w:rsidRDefault="00000000" w:rsidRPr="00000000" w14:paraId="000005A7">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A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objectKey, uploadUrl, expiresAt }]</w:t>
      </w:r>
      <w:r w:rsidDel="00000000" w:rsidR="00000000" w:rsidRPr="00000000">
        <w:rPr>
          <w:rtl w:val="0"/>
        </w:rPr>
      </w:r>
    </w:p>
    <w:p w:rsidR="00000000" w:rsidDel="00000000" w:rsidP="00000000" w:rsidRDefault="00000000" w:rsidRPr="00000000" w14:paraId="000005A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A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MEDIA_INVALID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5A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/identity/customers/me/addresses</w:t>
      </w:r>
      <w:r w:rsidDel="00000000" w:rsidR="00000000" w:rsidRPr="00000000">
        <w:rPr>
          <w:rFonts w:ascii="Arial" w:cs="Arial" w:eastAsia="Arial" w:hAnsi="Arial"/>
          <w:color w:val="44546a"/>
          <w:sz w:val="20"/>
          <w:szCs w:val="20"/>
          <w:rtl w:val="0"/>
        </w:rPr>
        <w:t xml:space="preserve">  —  Danh sách sổ địa chỉ</w:t>
      </w:r>
      <w:r w:rsidDel="00000000" w:rsidR="00000000" w:rsidRPr="00000000">
        <w:rPr>
          <w:rtl w:val="0"/>
        </w:rPr>
      </w:r>
    </w:p>
    <w:p w:rsidR="00000000" w:rsidDel="00000000" w:rsidP="00000000" w:rsidRDefault="00000000" w:rsidRPr="00000000" w14:paraId="000005A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customer:profile:own    UC: A06, B04</w:t>
      </w:r>
      <w:r w:rsidDel="00000000" w:rsidR="00000000" w:rsidRPr="00000000">
        <w:rPr>
          <w:rtl w:val="0"/>
        </w:rPr>
      </w:r>
    </w:p>
    <w:p w:rsidR="00000000" w:rsidDel="00000000" w:rsidP="00000000" w:rsidRDefault="00000000" w:rsidRPr="00000000" w14:paraId="000005A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Địa chỉ của customerId = sub; mặc định trước theo DB 3.1.4, rồi lastUsedAt giảm dần và createdAt tăng dần. Mọi chi tiết/sửa/xóa kiểm tra ownership.</w:t>
      </w:r>
    </w:p>
    <w:p w:rsidR="00000000" w:rsidDel="00000000" w:rsidP="00000000" w:rsidRDefault="00000000" w:rsidRPr="00000000" w14:paraId="000005A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B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Address[]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meta: { maxAddresses }</w:t>
      </w:r>
      <w:r w:rsidDel="00000000" w:rsidR="00000000" w:rsidRPr="00000000">
        <w:rPr>
          <w:rtl w:val="0"/>
        </w:rPr>
      </w:r>
    </w:p>
    <w:p w:rsidR="00000000" w:rsidDel="00000000" w:rsidP="00000000" w:rsidRDefault="00000000" w:rsidRPr="00000000" w14:paraId="000005B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/identity/customers/me/addresses</w:t>
      </w:r>
      <w:r w:rsidDel="00000000" w:rsidR="00000000" w:rsidRPr="00000000">
        <w:rPr>
          <w:rFonts w:ascii="Arial" w:cs="Arial" w:eastAsia="Arial" w:hAnsi="Arial"/>
          <w:color w:val="44546a"/>
          <w:sz w:val="20"/>
          <w:szCs w:val="20"/>
          <w:rtl w:val="0"/>
        </w:rPr>
        <w:t xml:space="preserve">  —  Thêm địa chỉ</w:t>
      </w:r>
      <w:r w:rsidDel="00000000" w:rsidR="00000000" w:rsidRPr="00000000">
        <w:rPr>
          <w:rtl w:val="0"/>
        </w:rPr>
      </w:r>
    </w:p>
    <w:p w:rsidR="00000000" w:rsidDel="00000000" w:rsidP="00000000" w:rsidRDefault="00000000" w:rsidRPr="00000000" w14:paraId="000005B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customer:profile:own    UC: A06</w:t>
      </w:r>
      <w:r w:rsidDel="00000000" w:rsidR="00000000" w:rsidRPr="00000000">
        <w:rPr>
          <w:rtl w:val="0"/>
        </w:rPr>
      </w:r>
    </w:p>
    <w:p w:rsidR="00000000" w:rsidDel="00000000" w:rsidP="00000000" w:rsidRDefault="00000000" w:rsidRPr="00000000" w14:paraId="000005B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3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recipientName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1–150 ký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recipientPhone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SĐT Việt Nam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provinceCode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2">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tỉnh/thành (P-26)</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wardCode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Thuộc provinceCode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addressDetail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1–300 ký tự</w:t>
            </w:r>
            <w:r w:rsidDel="00000000" w:rsidR="00000000" w:rsidRPr="00000000">
              <w:rPr>
                <w:rtl w:val="0"/>
              </w:rPr>
            </w:r>
          </w:p>
        </w:tc>
      </w:tr>
    </w:tbl>
    <w:p w:rsidR="00000000" w:rsidDel="00000000" w:rsidP="00000000" w:rsidRDefault="00000000" w:rsidRPr="00000000" w14:paraId="000005C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CE">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Address</w:t>
      </w:r>
      <w:r w:rsidDel="00000000" w:rsidR="00000000" w:rsidRPr="00000000">
        <w:rPr>
          <w:rtl w:val="0"/>
        </w:rPr>
      </w:r>
    </w:p>
    <w:p w:rsidR="00000000" w:rsidDel="00000000" w:rsidP="00000000" w:rsidRDefault="00000000" w:rsidRPr="00000000" w14:paraId="000005C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D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ADDRESS_LIMIT_EXCEEDED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5D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INVALID_REGION</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5D2">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a86a1f" w:val="clear"/>
          <w:rtl w:val="0"/>
        </w:rPr>
        <w:t xml:space="preserve"> PUT </w:t>
      </w:r>
      <w:r w:rsidDel="00000000" w:rsidR="00000000" w:rsidRPr="00000000">
        <w:rPr>
          <w:rFonts w:ascii="Arial" w:cs="Arial" w:eastAsia="Arial" w:hAnsi="Arial"/>
          <w:b w:val="1"/>
          <w:bCs w:val="1"/>
          <w:sz w:val="20"/>
          <w:szCs w:val="20"/>
          <w:rtl w:val="0"/>
        </w:rPr>
        <w:t xml:space="preserve">  /identity/customers/me/addresses/{addressId}</w:t>
      </w:r>
      <w:r w:rsidDel="00000000" w:rsidR="00000000" w:rsidRPr="00000000">
        <w:rPr>
          <w:rFonts w:ascii="Arial" w:cs="Arial" w:eastAsia="Arial" w:hAnsi="Arial"/>
          <w:color w:val="44546a"/>
          <w:sz w:val="20"/>
          <w:szCs w:val="20"/>
          <w:rtl w:val="0"/>
        </w:rPr>
        <w:t xml:space="preserve">  —  Sửa địa chỉ</w:t>
      </w:r>
      <w:r w:rsidDel="00000000" w:rsidR="00000000" w:rsidRPr="00000000">
        <w:rPr>
          <w:rtl w:val="0"/>
        </w:rPr>
      </w:r>
    </w:p>
    <w:p w:rsidR="00000000" w:rsidDel="00000000" w:rsidP="00000000" w:rsidRDefault="00000000" w:rsidRPr="00000000" w14:paraId="000005D3">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customer:profile:own    UC: A06</w:t>
      </w:r>
      <w:r w:rsidDel="00000000" w:rsidR="00000000" w:rsidRPr="00000000">
        <w:rPr>
          <w:rtl w:val="0"/>
        </w:rPr>
      </w:r>
    </w:p>
    <w:p w:rsidR="00000000" w:rsidDel="00000000" w:rsidP="00000000" w:rsidRDefault="00000000" w:rsidRPr="00000000" w14:paraId="000005D4">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Body giống thêm mới. Không ảnh hưởng địa chỉ snapshot của các đơn đã tạo.</w:t>
      </w:r>
      <w:r w:rsidDel="00000000" w:rsidR="00000000" w:rsidRPr="00000000">
        <w:rPr>
          <w:rtl w:val="0"/>
        </w:rPr>
      </w:r>
    </w:p>
    <w:p w:rsidR="00000000" w:rsidDel="00000000" w:rsidP="00000000" w:rsidRDefault="00000000" w:rsidRPr="00000000" w14:paraId="000005D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D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Address</w:t>
      </w:r>
      <w:r w:rsidDel="00000000" w:rsidR="00000000" w:rsidRPr="00000000">
        <w:rPr>
          <w:rtl w:val="0"/>
        </w:rPr>
      </w:r>
    </w:p>
    <w:p w:rsidR="00000000" w:rsidDel="00000000" w:rsidP="00000000" w:rsidRDefault="00000000" w:rsidRPr="00000000" w14:paraId="000005D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D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5D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INVALID_REGION</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5DA">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b03a2e" w:val="clear"/>
          <w:rtl w:val="0"/>
        </w:rPr>
        <w:t xml:space="preserve"> DELETE </w:t>
      </w:r>
      <w:r w:rsidDel="00000000" w:rsidR="00000000" w:rsidRPr="00000000">
        <w:rPr>
          <w:rFonts w:ascii="Arial" w:cs="Arial" w:eastAsia="Arial" w:hAnsi="Arial"/>
          <w:b w:val="1"/>
          <w:bCs w:val="1"/>
          <w:sz w:val="20"/>
          <w:szCs w:val="20"/>
          <w:rtl w:val="0"/>
        </w:rPr>
        <w:t xml:space="preserve">  /identity/customers/me/addresses/{addressId}</w:t>
      </w:r>
      <w:r w:rsidDel="00000000" w:rsidR="00000000" w:rsidRPr="00000000">
        <w:rPr>
          <w:rFonts w:ascii="Arial" w:cs="Arial" w:eastAsia="Arial" w:hAnsi="Arial"/>
          <w:color w:val="44546a"/>
          <w:sz w:val="20"/>
          <w:szCs w:val="20"/>
          <w:rtl w:val="0"/>
        </w:rPr>
        <w:t xml:space="preserve">  —  Xóa địa chỉ</w:t>
      </w:r>
      <w:r w:rsidDel="00000000" w:rsidR="00000000" w:rsidRPr="00000000">
        <w:rPr>
          <w:rtl w:val="0"/>
        </w:rPr>
      </w:r>
    </w:p>
    <w:p w:rsidR="00000000" w:rsidDel="00000000" w:rsidP="00000000" w:rsidRDefault="00000000" w:rsidRPr="00000000" w14:paraId="000005DB">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customer:profile:own    UC: A06</w:t>
      </w:r>
      <w:r w:rsidDel="00000000" w:rsidR="00000000" w:rsidRPr="00000000">
        <w:rPr>
          <w:rtl w:val="0"/>
        </w:rPr>
      </w:r>
    </w:p>
    <w:p w:rsidR="00000000" w:rsidDel="00000000" w:rsidP="00000000" w:rsidRDefault="00000000" w:rsidRPr="00000000" w14:paraId="000005DC">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Cho phép xóa cả địa chỉ cuối cùng. Xóa mềm nếu cần giữ tham chiếu (G-13); đơn đã có snapshot nên không phụ thuộc.</w:t>
      </w:r>
      <w:r w:rsidDel="00000000" w:rsidR="00000000" w:rsidRPr="00000000">
        <w:rPr>
          <w:rtl w:val="0"/>
        </w:rPr>
      </w:r>
    </w:p>
    <w:p w:rsidR="00000000" w:rsidDel="00000000" w:rsidP="00000000" w:rsidRDefault="00000000" w:rsidRPr="00000000" w14:paraId="000005D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DE">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5D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E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5E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GET  /identity/regions/provinces  —  Proxy API danh mục tỉnh thành</w:t>
      </w:r>
      <w:r w:rsidDel="00000000" w:rsidR="00000000" w:rsidRPr="00000000">
        <w:rPr>
          <w:rtl w:val="0"/>
        </w:rPr>
      </w:r>
    </w:p>
    <w:p w:rsidR="00000000" w:rsidDel="00000000" w:rsidP="00000000" w:rsidRDefault="00000000" w:rsidRPr="00000000" w14:paraId="000005E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A06</w:t>
      </w:r>
      <w:r w:rsidDel="00000000" w:rsidR="00000000" w:rsidRPr="00000000">
        <w:rPr>
          <w:rtl w:val="0"/>
        </w:rPr>
      </w:r>
    </w:p>
    <w:p w:rsidR="00000000" w:rsidDel="00000000" w:rsidP="00000000" w:rsidRDefault="00000000" w:rsidRPr="00000000" w14:paraId="000005E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E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 → data: [{ code, name }], meta: { sourceVersion, fetchedAt }. Identity gọi RegionProvider qua HTTPS; không query bảng địa giới cục bộ.</w:t>
      </w:r>
      <w:r w:rsidDel="00000000" w:rsidR="00000000" w:rsidRPr="00000000">
        <w:rPr>
          <w:rtl w:val="0"/>
        </w:rPr>
      </w:r>
    </w:p>
    <w:p w:rsidR="00000000" w:rsidDel="00000000" w:rsidP="00000000" w:rsidRDefault="00000000" w:rsidRPr="00000000" w14:paraId="000005E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GET  /identity/regions/provinces/{provinceCode}/wards  —  Proxy API phường xã theo tỉnh</w:t>
      </w:r>
      <w:r w:rsidDel="00000000" w:rsidR="00000000" w:rsidRPr="00000000">
        <w:rPr>
          <w:rtl w:val="0"/>
        </w:rPr>
      </w:r>
    </w:p>
    <w:p w:rsidR="00000000" w:rsidDel="00000000" w:rsidP="00000000" w:rsidRDefault="00000000" w:rsidRPr="00000000" w14:paraId="000005E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A06</w:t>
      </w:r>
      <w:r w:rsidDel="00000000" w:rsidR="00000000" w:rsidRPr="00000000">
        <w:rPr>
          <w:rtl w:val="0"/>
        </w:rPr>
      </w:r>
    </w:p>
    <w:p w:rsidR="00000000" w:rsidDel="00000000" w:rsidP="00000000" w:rsidRDefault="00000000" w:rsidRPr="00000000" w14:paraId="000005E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5E8">
      <w:pPr>
        <w:spacing w:after="100" w:line="276"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8a2b1f"/>
          <w:sz w:val="20"/>
          <w:szCs w:val="20"/>
          <w:rtl w:val="0"/>
        </w:rPr>
        <w:t xml:space="preserve">200 → data: [{ code, name, provinceCode }], meta: { sourceVersion, fetchedAt }. Lấy từ cùng RegionProvider/version với danh mục tỉnh.</w:t>
      </w:r>
      <w:r w:rsidDel="00000000" w:rsidR="00000000" w:rsidRPr="00000000">
        <w:rPr>
          <w:rtl w:val="0"/>
        </w:rPr>
      </w:r>
    </w:p>
    <w:p w:rsidR="00000000" w:rsidDel="00000000" w:rsidP="00000000" w:rsidRDefault="00000000" w:rsidRPr="00000000" w14:paraId="000005E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5E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INVALID_REGION (422) với mã không hợp lệ; REGION_SOURCE_UNAVAILABLE (503) nếu thiếu cấu hình/timeout và không có cache hợp lệ.</w:t>
      </w:r>
      <w:r w:rsidDel="00000000" w:rsidR="00000000" w:rsidRPr="00000000">
        <w:rPr>
          <w:rtl w:val="0"/>
        </w:rPr>
      </w:r>
    </w:p>
    <w:p w:rsidR="00000000" w:rsidDel="00000000" w:rsidP="00000000" w:rsidRDefault="00000000" w:rsidRPr="00000000" w14:paraId="000005E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/identity/sellers</w:t>
      </w:r>
      <w:r w:rsidDel="00000000" w:rsidR="00000000" w:rsidRPr="00000000">
        <w:rPr>
          <w:rFonts w:ascii="Arial" w:cs="Arial" w:eastAsia="Arial" w:hAnsi="Arial"/>
          <w:color w:val="44546a"/>
          <w:sz w:val="20"/>
          <w:szCs w:val="20"/>
          <w:rtl w:val="0"/>
        </w:rPr>
        <w:t xml:space="preserve">  —  Tìm kiếm người bán</w:t>
      </w:r>
      <w:r w:rsidDel="00000000" w:rsidR="00000000" w:rsidRPr="00000000">
        <w:rPr>
          <w:rtl w:val="0"/>
        </w:rPr>
      </w:r>
    </w:p>
    <w:p w:rsidR="00000000" w:rsidDel="00000000" w:rsidP="00000000" w:rsidRDefault="00000000" w:rsidRPr="00000000" w14:paraId="000005E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B02</w:t>
      </w:r>
      <w:r w:rsidDel="00000000" w:rsidR="00000000" w:rsidRPr="00000000">
        <w:rPr>
          <w:rtl w:val="0"/>
        </w:rPr>
      </w:r>
    </w:p>
    <w:p w:rsidR="00000000" w:rsidDel="00000000" w:rsidP="00000000" w:rsidRDefault="00000000" w:rsidRPr="00000000" w14:paraId="000005E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trả Seller thỏa G-06 về User ACTIVE, hồ sơ APPROVED/ACTIVE và role SELLER hiện hành. Tìm theo sellerName, không phân biệt hoa thường; tìm không dấu còn mở tại C-08.</w:t>
      </w:r>
    </w:p>
    <w:p w:rsidR="00000000" w:rsidDel="00000000" w:rsidP="00000000" w:rsidRDefault="00000000" w:rsidRPr="00000000" w14:paraId="000005E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33"/>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5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Từ khóa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5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1, 20</w:t>
            </w:r>
            <w:r w:rsidDel="00000000" w:rsidR="00000000" w:rsidRPr="00000000">
              <w:rPr>
                <w:rtl w:val="0"/>
              </w:rPr>
            </w:r>
          </w:p>
        </w:tc>
      </w:tr>
    </w:tbl>
    <w:p w:rsidR="00000000" w:rsidDel="00000000" w:rsidP="00000000" w:rsidRDefault="00000000" w:rsidRPr="00000000" w14:paraId="000005F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0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SellerPublic[]</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60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/identity/sellers/{sellerId}</w:t>
      </w:r>
      <w:r w:rsidDel="00000000" w:rsidR="00000000" w:rsidRPr="00000000">
        <w:rPr>
          <w:rFonts w:ascii="Arial" w:cs="Arial" w:eastAsia="Arial" w:hAnsi="Arial"/>
          <w:color w:val="44546a"/>
          <w:sz w:val="20"/>
          <w:szCs w:val="20"/>
          <w:rtl w:val="0"/>
        </w:rPr>
        <w:t xml:space="preserve">  —  Thông tin công khai của người bán</w:t>
      </w:r>
      <w:r w:rsidDel="00000000" w:rsidR="00000000" w:rsidRPr="00000000">
        <w:rPr>
          <w:rtl w:val="0"/>
        </w:rPr>
      </w:r>
    </w:p>
    <w:p w:rsidR="00000000" w:rsidDel="00000000" w:rsidP="00000000" w:rsidRDefault="00000000" w:rsidRPr="00000000" w14:paraId="0000060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B02</w:t>
      </w:r>
      <w:r w:rsidDel="00000000" w:rsidR="00000000" w:rsidRPr="00000000">
        <w:rPr>
          <w:rtl w:val="0"/>
        </w:rPr>
      </w:r>
    </w:p>
    <w:p w:rsidR="00000000" w:rsidDel="00000000" w:rsidP="00000000" w:rsidRDefault="00000000" w:rsidRPr="00000000" w14:paraId="0000060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Dùng API PUBLIC này cho cả khách vãng lai, Customer, Seller và Admin khi xem trang shop. Chỉ trả SellerPublic; không lộ email, phone, lý do duyệt/cấm. Seller không hợp lệ theo G-06 →404. Sản phẩm lấy qua GET /products?sellerId=.</w:t>
      </w:r>
    </w:p>
    <w:p w:rsidR="00000000" w:rsidDel="00000000" w:rsidP="00000000" w:rsidRDefault="00000000" w:rsidRPr="00000000" w14:paraId="0000060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0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SellerPublic</w:t>
      </w:r>
      <w:r w:rsidDel="00000000" w:rsidR="00000000" w:rsidRPr="00000000">
        <w:rPr>
          <w:rtl w:val="0"/>
        </w:rPr>
      </w:r>
    </w:p>
    <w:p w:rsidR="00000000" w:rsidDel="00000000" w:rsidP="00000000" w:rsidRDefault="00000000" w:rsidRPr="00000000" w14:paraId="0000060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60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608">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/identity/admin/customers</w:t>
      </w:r>
      <w:r w:rsidDel="00000000" w:rsidR="00000000" w:rsidRPr="00000000">
        <w:rPr>
          <w:rFonts w:ascii="Arial" w:cs="Arial" w:eastAsia="Arial" w:hAnsi="Arial"/>
          <w:color w:val="44546a"/>
          <w:sz w:val="20"/>
          <w:szCs w:val="20"/>
          <w:rtl w:val="0"/>
        </w:rPr>
        <w:t xml:space="preserve">  —  Danh sách Customer</w:t>
      </w:r>
      <w:r w:rsidDel="00000000" w:rsidR="00000000" w:rsidRPr="00000000">
        <w:rPr>
          <w:rtl w:val="0"/>
        </w:rPr>
      </w:r>
    </w:p>
    <w:p w:rsidR="00000000" w:rsidDel="00000000" w:rsidP="00000000" w:rsidRDefault="00000000" w:rsidRPr="00000000" w14:paraId="00000609">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E01</w:t>
      </w:r>
      <w:r w:rsidDel="00000000" w:rsidR="00000000" w:rsidRPr="00000000">
        <w:rPr>
          <w:rtl w:val="0"/>
        </w:rPr>
      </w:r>
    </w:p>
    <w:p w:rsidR="00000000" w:rsidDel="00000000" w:rsidP="00000000" w:rsidRDefault="00000000" w:rsidRPr="00000000" w14:paraId="0000060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34"/>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theo tên, email, số điện thoại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ProfileStatus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createdAt, fullName</w:t>
            </w:r>
            <w:r w:rsidDel="00000000" w:rsidR="00000000" w:rsidRPr="00000000">
              <w:rPr>
                <w:rtl w:val="0"/>
              </w:rPr>
            </w:r>
          </w:p>
        </w:tc>
      </w:tr>
    </w:tbl>
    <w:p w:rsidR="00000000" w:rsidDel="00000000" w:rsidP="00000000" w:rsidRDefault="00000000" w:rsidRPr="00000000" w14:paraId="0000061F">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2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CustomerAdminView[]</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622">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/identity/admin/customers/{customerId}</w:t>
      </w:r>
      <w:r w:rsidDel="00000000" w:rsidR="00000000" w:rsidRPr="00000000">
        <w:rPr>
          <w:rFonts w:ascii="Arial" w:cs="Arial" w:eastAsia="Arial" w:hAnsi="Arial"/>
          <w:color w:val="44546a"/>
          <w:sz w:val="20"/>
          <w:szCs w:val="20"/>
          <w:rtl w:val="0"/>
        </w:rPr>
        <w:t xml:space="preserve">  —  Chi tiết Customer</w:t>
      </w:r>
      <w:r w:rsidDel="00000000" w:rsidR="00000000" w:rsidRPr="00000000">
        <w:rPr>
          <w:rtl w:val="0"/>
        </w:rPr>
      </w:r>
    </w:p>
    <w:p w:rsidR="00000000" w:rsidDel="00000000" w:rsidP="00000000" w:rsidRDefault="00000000" w:rsidRPr="00000000" w14:paraId="00000623">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E01</w:t>
      </w:r>
      <w:r w:rsidDel="00000000" w:rsidR="00000000" w:rsidRPr="00000000">
        <w:rPr>
          <w:rtl w:val="0"/>
        </w:rPr>
      </w:r>
    </w:p>
    <w:p w:rsidR="00000000" w:rsidDel="00000000" w:rsidP="00000000" w:rsidRDefault="00000000" w:rsidRPr="00000000" w14:paraId="0000062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Số đơn của khách lấy qua </w:t>
      </w:r>
      <w:r w:rsidDel="00000000" w:rsidR="00000000" w:rsidRPr="00000000">
        <w:rPr>
          <w:rFonts w:ascii="Arial" w:cs="Arial" w:eastAsia="Arial" w:hAnsi="Arial"/>
          <w:color w:val="8a2b1f"/>
          <w:sz w:val="20"/>
          <w:szCs w:val="20"/>
          <w:rtl w:val="0"/>
        </w:rPr>
        <w:t xml:space="preserve">GET /orders/admin/orders?customerId=</w:t>
      </w:r>
      <w:r w:rsidDel="00000000" w:rsidR="00000000" w:rsidRPr="00000000">
        <w:rPr>
          <w:rFonts w:ascii="Arial" w:cs="Arial" w:eastAsia="Arial" w:hAnsi="Arial"/>
          <w:sz w:val="20"/>
          <w:szCs w:val="20"/>
          <w:rtl w:val="0"/>
        </w:rPr>
        <w:t xml:space="preserve"> (FE gọi thêm).</w:t>
      </w:r>
    </w:p>
    <w:p w:rsidR="00000000" w:rsidDel="00000000" w:rsidP="00000000" w:rsidRDefault="00000000" w:rsidRPr="00000000" w14:paraId="0000062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26">
      <w:pPr>
        <w:spacing w:after="100" w:line="276"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8a2b1f"/>
          <w:sz w:val="20"/>
          <w:szCs w:val="20"/>
          <w:rtl w:val="0"/>
        </w:rPr>
        <w:t xml:space="preserve">200 → data: CustomerAdminView = { user: UserSummary, customerProfile: CustomerProfile, hasPaidOrder, banReason }. Không trả banHistory/AuditEntry từ DB service khác.</w:t>
      </w:r>
      <w:r w:rsidDel="00000000" w:rsidR="00000000" w:rsidRPr="00000000">
        <w:rPr>
          <w:rtl w:val="0"/>
        </w:rPr>
      </w:r>
    </w:p>
    <w:p w:rsidR="00000000" w:rsidDel="00000000" w:rsidP="00000000" w:rsidRDefault="00000000" w:rsidRPr="00000000" w14:paraId="0000062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/identity/admin/sellers</w:t>
      </w:r>
      <w:r w:rsidDel="00000000" w:rsidR="00000000" w:rsidRPr="00000000">
        <w:rPr>
          <w:rFonts w:ascii="Arial" w:cs="Arial" w:eastAsia="Arial" w:hAnsi="Arial"/>
          <w:color w:val="44546a"/>
          <w:sz w:val="20"/>
          <w:szCs w:val="20"/>
          <w:rtl w:val="0"/>
        </w:rPr>
        <w:t xml:space="preserve">  —  Danh sách Seller (gồm hồ sơ chờ duyệt)</w:t>
      </w:r>
      <w:r w:rsidDel="00000000" w:rsidR="00000000" w:rsidRPr="00000000">
        <w:rPr>
          <w:rtl w:val="0"/>
        </w:rPr>
      </w:r>
    </w:p>
    <w:p w:rsidR="00000000" w:rsidDel="00000000" w:rsidP="00000000" w:rsidRDefault="00000000" w:rsidRPr="00000000" w14:paraId="0000062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E01, E06</w:t>
      </w:r>
      <w:r w:rsidDel="00000000" w:rsidR="00000000" w:rsidRPr="00000000">
        <w:rPr>
          <w:rtl w:val="0"/>
        </w:rPr>
      </w:r>
    </w:p>
    <w:p w:rsidR="00000000" w:rsidDel="00000000" w:rsidP="00000000" w:rsidRDefault="00000000" w:rsidRPr="00000000" w14:paraId="0000062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35"/>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Tên người bán, email, SĐT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approvalStatus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SellerApprovalStatus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Màn "Duyệt người bán" dùng PENDING, sort registeredAt,asc (cũ nhất trước)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ProfileStatus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42">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4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4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SellerAdminView[]</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64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/identity/admin/sellers/{sellerId}</w:t>
      </w:r>
      <w:r w:rsidDel="00000000" w:rsidR="00000000" w:rsidRPr="00000000">
        <w:rPr>
          <w:rFonts w:ascii="Arial" w:cs="Arial" w:eastAsia="Arial" w:hAnsi="Arial"/>
          <w:color w:val="44546a"/>
          <w:sz w:val="20"/>
          <w:szCs w:val="20"/>
          <w:rtl w:val="0"/>
        </w:rPr>
        <w:t xml:space="preserve">  —  Chi tiết Seller</w:t>
      </w:r>
      <w:r w:rsidDel="00000000" w:rsidR="00000000" w:rsidRPr="00000000">
        <w:rPr>
          <w:rtl w:val="0"/>
        </w:rPr>
      </w:r>
    </w:p>
    <w:p w:rsidR="00000000" w:rsidDel="00000000" w:rsidP="00000000" w:rsidRDefault="00000000" w:rsidRPr="00000000" w14:paraId="0000064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E01, E06</w:t>
      </w:r>
      <w:r w:rsidDel="00000000" w:rsidR="00000000" w:rsidRPr="00000000">
        <w:rPr>
          <w:rtl w:val="0"/>
        </w:rPr>
      </w:r>
    </w:p>
    <w:p w:rsidR="00000000" w:rsidDel="00000000" w:rsidP="00000000" w:rsidRDefault="00000000" w:rsidRPr="00000000" w14:paraId="0000064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Tóm tắt ví lấy qua </w:t>
      </w:r>
      <w:r w:rsidDel="00000000" w:rsidR="00000000" w:rsidRPr="00000000">
        <w:rPr>
          <w:rFonts w:ascii="Arial" w:cs="Arial" w:eastAsia="Arial" w:hAnsi="Arial"/>
          <w:color w:val="8a2b1f"/>
          <w:sz w:val="20"/>
          <w:szCs w:val="20"/>
          <w:rtl w:val="0"/>
        </w:rPr>
        <w:t xml:space="preserve">GET /finance/admin/wallets?sellerId=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4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4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 → data: SellerAdminView. Customer xem SellerPublic qua GET /identity/sellers/{sellerId}, không được nhận DTO quản trị.</w:t>
      </w:r>
      <w:r w:rsidDel="00000000" w:rsidR="00000000" w:rsidRPr="00000000">
        <w:rPr>
          <w:rtl w:val="0"/>
        </w:rPr>
      </w:r>
    </w:p>
    <w:p w:rsidR="00000000" w:rsidDel="00000000" w:rsidP="00000000" w:rsidRDefault="00000000" w:rsidRPr="00000000" w14:paraId="0000064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/identity/admin/sellers/{sellerId}/approve</w:t>
      </w:r>
      <w:r w:rsidDel="00000000" w:rsidR="00000000" w:rsidRPr="00000000">
        <w:rPr>
          <w:rFonts w:ascii="Arial" w:cs="Arial" w:eastAsia="Arial" w:hAnsi="Arial"/>
          <w:color w:val="44546a"/>
          <w:sz w:val="20"/>
          <w:szCs w:val="20"/>
          <w:rtl w:val="0"/>
        </w:rPr>
        <w:t xml:space="preserve">  —  Duyệt hồ sơ Seller</w:t>
      </w:r>
      <w:r w:rsidDel="00000000" w:rsidR="00000000" w:rsidRPr="00000000">
        <w:rPr>
          <w:rtl w:val="0"/>
        </w:rPr>
      </w:r>
    </w:p>
    <w:p w:rsidR="00000000" w:rsidDel="00000000" w:rsidP="00000000" w:rsidRDefault="00000000" w:rsidRPr="00000000" w14:paraId="0000064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seller:approve    UC: E06</w:t>
      </w:r>
      <w:r w:rsidDel="00000000" w:rsidR="00000000" w:rsidRPr="00000000">
        <w:rPr>
          <w:rtl w:val="0"/>
        </w:rPr>
      </w:r>
    </w:p>
    <w:p w:rsidR="00000000" w:rsidDel="00000000" w:rsidP="00000000" w:rsidRDefault="00000000" w:rsidRPr="00000000" w14:paraId="0000064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PENDING, Admin có seller:approve và admin userId khác sellerId. Cập nhật APPROVED + UserRole SELLER + tăng User.authzVersion nguyên tử trong Identity; đồng thời ghi audit/outbox.</w:t>
      </w:r>
    </w:p>
    <w:p w:rsidR="00000000" w:rsidDel="00000000" w:rsidP="00000000" w:rsidRDefault="00000000" w:rsidRPr="00000000" w14:paraId="0000064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Phát seller.approved chứa userId, sellerId, authzVersion → Finance tạo ví idempotent theo sellerId; không transaction xuyên service. Event trùng không tạo thêm ví.</w:t>
      </w:r>
    </w:p>
    <w:p w:rsidR="00000000" w:rsidDel="00000000" w:rsidP="00000000" w:rsidRDefault="00000000" w:rsidRPr="00000000" w14:paraId="0000064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5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SellerAdminView</w:t>
      </w:r>
      <w:r w:rsidDel="00000000" w:rsidR="00000000" w:rsidRPr="00000000">
        <w:rPr>
          <w:rtl w:val="0"/>
        </w:rPr>
      </w:r>
    </w:p>
    <w:p w:rsidR="00000000" w:rsidDel="00000000" w:rsidP="00000000" w:rsidRDefault="00000000" w:rsidRPr="00000000" w14:paraId="0000065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65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ALREADY_PROCESSED (409), SELF_APPROVAL_FORBIDDEN (403)</w:t>
      </w:r>
      <w:r w:rsidDel="00000000" w:rsidR="00000000" w:rsidRPr="00000000">
        <w:rPr>
          <w:rtl w:val="0"/>
        </w:rPr>
      </w:r>
    </w:p>
    <w:p w:rsidR="00000000" w:rsidDel="00000000" w:rsidP="00000000" w:rsidRDefault="00000000" w:rsidRPr="00000000" w14:paraId="0000065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654">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/identity/admin/sellers/{sellerId}/reject</w:t>
      </w:r>
      <w:r w:rsidDel="00000000" w:rsidR="00000000" w:rsidRPr="00000000">
        <w:rPr>
          <w:rFonts w:ascii="Arial" w:cs="Arial" w:eastAsia="Arial" w:hAnsi="Arial"/>
          <w:color w:val="44546a"/>
          <w:sz w:val="20"/>
          <w:szCs w:val="20"/>
          <w:rtl w:val="0"/>
        </w:rPr>
        <w:t xml:space="preserve">  —  Từ chối hồ sơ Seller</w:t>
      </w:r>
      <w:r w:rsidDel="00000000" w:rsidR="00000000" w:rsidRPr="00000000">
        <w:rPr>
          <w:rtl w:val="0"/>
        </w:rPr>
      </w:r>
    </w:p>
    <w:p w:rsidR="00000000" w:rsidDel="00000000" w:rsidP="00000000" w:rsidRDefault="00000000" w:rsidRPr="00000000" w14:paraId="00000655">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seller:approve    UC: E06</w:t>
      </w:r>
      <w:r w:rsidDel="00000000" w:rsidR="00000000" w:rsidRPr="00000000">
        <w:rPr>
          <w:rtl w:val="0"/>
        </w:rPr>
      </w:r>
    </w:p>
    <w:p w:rsidR="00000000" w:rsidDel="00000000" w:rsidP="00000000" w:rsidRDefault="00000000" w:rsidRPr="00000000" w14:paraId="0000065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PENDING → REJECTED, ghi rejectionReason/audit và tăng authzVersion; không cấp SELLER, giữ User/email và Customer nếu có. Giải phóng tên shop/contactPhone qua partial index; nộp lại bằng API seller-application cùng sellerId.</w:t>
      </w:r>
    </w:p>
    <w:p w:rsidR="00000000" w:rsidDel="00000000" w:rsidP="00000000" w:rsidRDefault="00000000" w:rsidRPr="00000000" w14:paraId="0000065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3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1–1.000 ký tự</w:t>
            </w:r>
            <w:r w:rsidDel="00000000" w:rsidR="00000000" w:rsidRPr="00000000">
              <w:rPr>
                <w:rtl w:val="0"/>
              </w:rPr>
            </w:r>
          </w:p>
        </w:tc>
      </w:tr>
    </w:tbl>
    <w:p w:rsidR="00000000" w:rsidDel="00000000" w:rsidP="00000000" w:rsidRDefault="00000000" w:rsidRPr="00000000" w14:paraId="0000066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66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SellerAdminView</w:t>
      </w:r>
      <w:r w:rsidDel="00000000" w:rsidR="00000000" w:rsidRPr="00000000">
        <w:rPr>
          <w:rtl w:val="0"/>
        </w:rPr>
      </w:r>
    </w:p>
    <w:p w:rsidR="00000000" w:rsidDel="00000000" w:rsidP="00000000" w:rsidRDefault="00000000" w:rsidRPr="00000000" w14:paraId="0000066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66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ALREADY_PROCESSED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665">
      <w:pPr>
        <w:pStyle w:val="Heading3"/>
        <w:rPr>
          <w:color w:val="000000"/>
        </w:rPr>
      </w:pPr>
      <w:r w:rsidDel="00000000" w:rsidR="00000000" w:rsidRPr="00000000">
        <w:rPr>
          <w:rFonts w:ascii="Arial" w:cs="Arial" w:eastAsia="Arial" w:hAnsi="Arial"/>
          <w:color w:val="000000"/>
          <w:rtl w:val="0"/>
        </w:rPr>
        <w:t xml:space="preserve">POST  /identity/admin/ban/{userId}  —  Cấm theo phạm vi</w:t>
      </w:r>
      <w:r w:rsidDel="00000000" w:rsidR="00000000" w:rsidRPr="00000000">
        <w:rPr>
          <w:rtl w:val="0"/>
        </w:rPr>
      </w:r>
    </w:p>
    <w:p w:rsidR="00000000" w:rsidDel="00000000" w:rsidP="00000000" w:rsidRDefault="00000000" w:rsidRPr="00000000" w14:paraId="00000666">
      <w:pPr>
        <w:rPr/>
      </w:pPr>
      <w:r w:rsidDel="00000000" w:rsidR="00000000" w:rsidRPr="00000000">
        <w:rPr>
          <w:rFonts w:ascii="Arial" w:cs="Arial" w:eastAsia="Arial" w:hAnsi="Arial"/>
          <w:sz w:val="20"/>
          <w:szCs w:val="20"/>
          <w:rtl w:val="0"/>
        </w:rPr>
        <w:t xml:space="preserve">Quyền: account:moderate</w:t>
      </w: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w:cs="Arial" w:eastAsia="Arial" w:hAnsi="Arial"/>
          <w:sz w:val="20"/>
          <w:szCs w:val="20"/>
          <w:rtl w:val="0"/>
        </w:rPr>
        <w:t xml:space="preserve">Request: { scope: USER | CUSTOMER | SELLER, reason: string 1–1000 }</w:t>
      </w:r>
      <w:r w:rsidDel="00000000" w:rsidR="00000000" w:rsidRPr="00000000">
        <w:rPr>
          <w:rtl w:val="0"/>
        </w:rPr>
      </w:r>
    </w:p>
    <w:p w:rsidR="00000000" w:rsidDel="00000000" w:rsidP="00000000" w:rsidRDefault="00000000" w:rsidRPr="00000000" w14:paraId="00000668">
      <w:pPr>
        <w:rPr/>
      </w:pPr>
      <w:r w:rsidDel="00000000" w:rsidR="00000000" w:rsidRPr="00000000">
        <w:rPr>
          <w:rFonts w:ascii="Arial" w:cs="Arial" w:eastAsia="Arial" w:hAnsi="Arial"/>
          <w:sz w:val="20"/>
          <w:szCs w:val="20"/>
          <w:rtl w:val="0"/>
        </w:rPr>
        <w:t xml:space="preserve">Response: 200 data: { userId, scope, userStatus, customerStatus, sellerStatus, banMode, authzVersion }</w:t>
      </w: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w:cs="Arial" w:eastAsia="Arial" w:hAnsi="Arial"/>
          <w:sz w:val="20"/>
          <w:szCs w:val="20"/>
          <w:rtl w:val="0"/>
        </w:rPr>
        <w:t xml:space="preserve">scope bắt buộc, không suy ra từ vai trò duy nhất. USER → DISABLED và thu hồi mọi phiên; CUSTOMER → BANNED theo G-14; SELLER → BANNED, chặn bán/rút và phát seller.banned. Cấm hồ sơ không tồn tại → 404; không cho khóa User có ADMIN qua UI MVP. Cùng trạng thái/lý do → 200 không phát event hay audit lặp; thay lý do khi đã cấm → 409 INVALID_STATE_TRANSITION, tránh ghi đè lịch sử.</w:t>
      </w:r>
      <w:r w:rsidDel="00000000" w:rsidR="00000000" w:rsidRPr="00000000">
        <w:rPr>
          <w:rtl w:val="0"/>
        </w:rPr>
      </w:r>
    </w:p>
    <w:p w:rsidR="00000000" w:rsidDel="00000000" w:rsidP="00000000" w:rsidRDefault="00000000" w:rsidRPr="00000000" w14:paraId="0000066A">
      <w:pPr>
        <w:pStyle w:val="Heading3"/>
        <w:rPr>
          <w:color w:val="000000"/>
        </w:rPr>
      </w:pPr>
      <w:r w:rsidDel="00000000" w:rsidR="00000000" w:rsidRPr="00000000">
        <w:rPr>
          <w:rFonts w:ascii="Arial" w:cs="Arial" w:eastAsia="Arial" w:hAnsi="Arial"/>
          <w:color w:val="000000"/>
          <w:rtl w:val="0"/>
        </w:rPr>
        <w:t xml:space="preserve">POST  /identity/admin/unban/{userId}  —  Gỡ cấm theo phạm vi</w:t>
      </w:r>
      <w:r w:rsidDel="00000000" w:rsidR="00000000" w:rsidRPr="00000000">
        <w:rPr>
          <w:rtl w:val="0"/>
        </w:rPr>
      </w:r>
    </w:p>
    <w:p w:rsidR="00000000" w:rsidDel="00000000" w:rsidP="00000000" w:rsidRDefault="00000000" w:rsidRPr="00000000" w14:paraId="0000066B">
      <w:pPr>
        <w:rPr/>
      </w:pPr>
      <w:r w:rsidDel="00000000" w:rsidR="00000000" w:rsidRPr="00000000">
        <w:rPr>
          <w:rFonts w:ascii="Arial" w:cs="Arial" w:eastAsia="Arial" w:hAnsi="Arial"/>
          <w:sz w:val="20"/>
          <w:szCs w:val="20"/>
          <w:rtl w:val="0"/>
        </w:rPr>
        <w:t xml:space="preserve">Quyền: account:moderate</w:t>
      </w: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sz w:val="20"/>
          <w:szCs w:val="20"/>
          <w:rtl w:val="0"/>
        </w:rPr>
        <w:t xml:space="preserve">Request: { scope: USER | CUSTOMER | SELLER, reason?: string ≤1000 }</w:t>
      </w: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w:cs="Arial" w:eastAsia="Arial" w:hAnsi="Arial"/>
          <w:sz w:val="20"/>
          <w:szCs w:val="20"/>
          <w:rtl w:val="0"/>
        </w:rPr>
        <w:t xml:space="preserve">Response: 200 data: { userId, scope, userStatus, customerStatus, sellerStatus, authzVersion }</w:t>
      </w:r>
      <w:r w:rsidDel="00000000" w:rsidR="00000000" w:rsidRPr="00000000">
        <w:rPr>
          <w:rtl w:val="0"/>
        </w:rPr>
      </w:r>
    </w:p>
    <w:p w:rsidR="00000000" w:rsidDel="00000000" w:rsidP="00000000" w:rsidRDefault="00000000" w:rsidRPr="00000000" w14:paraId="0000066E">
      <w:pPr>
        <w:rPr/>
      </w:pPr>
      <w:r w:rsidDel="00000000" w:rsidR="00000000" w:rsidRPr="00000000">
        <w:rPr>
          <w:rFonts w:ascii="Arial" w:cs="Arial" w:eastAsia="Arial" w:hAnsi="Arial"/>
          <w:sz w:val="20"/>
          <w:szCs w:val="20"/>
          <w:rtl w:val="0"/>
        </w:rPr>
        <w:t xml:space="preserve">USER → ACTIVE; CUSTOMER/SELLER → ACTIVE riêng hồ sơ. Không xóa điều kiện khóa khác, không mở lại đơn đã hủy, không tự cấp SELLER cho hồ sơ chưa duyệt. Khóa có điều kiện + tăng authzVersion + audit/outbox trong cùng transaction Identity. Nếu đã ACTIVE trả 200, không phát lặp. Lỗi chung 401/403/404; scope thiếu/sai → 400.</w:t>
      </w:r>
      <w:r w:rsidDel="00000000" w:rsidR="00000000" w:rsidRPr="00000000">
        <w:rPr>
          <w:rtl w:val="0"/>
        </w:rPr>
      </w:r>
    </w:p>
    <w:p w:rsidR="00000000" w:rsidDel="00000000" w:rsidP="00000000" w:rsidRDefault="00000000" w:rsidRPr="00000000" w14:paraId="0000066F">
      <w:pPr>
        <w:pStyle w:val="Heading3"/>
        <w:rPr>
          <w:color w:val="000000"/>
        </w:rPr>
      </w:pPr>
      <w:r w:rsidDel="00000000" w:rsidR="00000000" w:rsidRPr="00000000">
        <w:rPr>
          <w:rFonts w:ascii="Arial" w:cs="Arial" w:eastAsia="Arial" w:hAnsi="Arial"/>
          <w:color w:val="000000"/>
          <w:rtl w:val="0"/>
        </w:rPr>
        <w:t xml:space="preserve">POST  /identity/users/me/seller-application  —  Nộp hồ sơ bán hàng</w:t>
      </w: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w:cs="Arial" w:eastAsia="Arial" w:hAnsi="Arial"/>
          <w:sz w:val="20"/>
          <w:szCs w:val="20"/>
          <w:rtl w:val="0"/>
        </w:rPr>
        <w:t xml:space="preserve">Quyền: seller:application:own</w:t>
      </w:r>
      <w:r w:rsidDel="00000000" w:rsidR="00000000" w:rsidRPr="00000000">
        <w:rPr>
          <w:rtl w:val="0"/>
        </w:rPr>
      </w:r>
    </w:p>
    <w:p w:rsidR="00000000" w:rsidDel="00000000" w:rsidP="00000000" w:rsidRDefault="00000000" w:rsidRPr="00000000" w14:paraId="00000671">
      <w:pPr>
        <w:rPr/>
      </w:pPr>
      <w:r w:rsidDel="00000000" w:rsidR="00000000" w:rsidRPr="00000000">
        <w:rPr>
          <w:rFonts w:ascii="Arial" w:cs="Arial" w:eastAsia="Arial" w:hAnsi="Arial"/>
          <w:rtl w:val="0"/>
        </w:rPr>
        <w:t xml:space="preserve">Request: { sellerName, contactPhone, description? }; không nhận userId/email/password/role/status</w:t>
      </w: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w:cs="Arial" w:eastAsia="Arial" w:hAnsi="Arial"/>
          <w:sz w:val="20"/>
          <w:szCs w:val="20"/>
          <w:rtl w:val="0"/>
        </w:rPr>
        <w:t xml:space="preserve">Response: 201 lần đầu; 200 nộp lại; data: SellerSelfProfile, approvalStatus=PENDING</w:t>
      </w:r>
      <w:r w:rsidDel="00000000" w:rsidR="00000000" w:rsidRPr="00000000">
        <w:rPr>
          <w:rtl w:val="0"/>
        </w:rPr>
      </w:r>
    </w:p>
    <w:p w:rsidR="00000000" w:rsidDel="00000000" w:rsidP="00000000" w:rsidRDefault="00000000" w:rsidRPr="00000000" w14:paraId="00000673">
      <w:pPr>
        <w:rPr/>
      </w:pPr>
      <w:r w:rsidDel="00000000" w:rsidR="00000000" w:rsidRPr="00000000">
        <w:rPr>
          <w:rFonts w:ascii="Arial" w:cs="Arial" w:eastAsia="Arial" w:hAnsi="Arial"/>
          <w:rtl w:val="0"/>
        </w:rPr>
        <w:t xml:space="preserve">Lấy sellerId=sub. Chỉ chưa có Seller hoặc REJECTED mới được nộp; PENDING/APPROVED →409 INVALID_STATE_TRANSITION. Chưa cấp SELLER, không tạo ví. Nộp lại dùng cùng ID, giữ audit. Tên shop và phone unique với hồ sơ PENDING/APPROVED. Logo được cập nhật qua PATCH hồ sơ Seller sau khi duyệt. User GOOGLE được dùng luồng này.</w:t>
      </w:r>
      <w:r w:rsidDel="00000000" w:rsidR="00000000" w:rsidRPr="00000000">
        <w:rPr>
          <w:rtl w:val="0"/>
        </w:rPr>
      </w:r>
    </w:p>
    <w:p w:rsidR="00000000" w:rsidDel="00000000" w:rsidP="00000000" w:rsidRDefault="00000000" w:rsidRPr="00000000" w14:paraId="00000674">
      <w:pPr>
        <w:pStyle w:val="Heading3"/>
        <w:rPr>
          <w:color w:val="000000"/>
        </w:rPr>
      </w:pPr>
      <w:r w:rsidDel="00000000" w:rsidR="00000000" w:rsidRPr="00000000">
        <w:rPr>
          <w:rFonts w:ascii="Arial" w:cs="Arial" w:eastAsia="Arial" w:hAnsi="Arial"/>
          <w:color w:val="000000"/>
          <w:rtl w:val="0"/>
        </w:rPr>
        <w:t xml:space="preserve">GET  /identity/users/me/seller-application  —  Xem hồ sơ xét duyệt của mình</w:t>
      </w:r>
      <w:r w:rsidDel="00000000" w:rsidR="00000000" w:rsidRPr="00000000">
        <w:rPr>
          <w:rtl w:val="0"/>
        </w:rPr>
      </w:r>
    </w:p>
    <w:p w:rsidR="00000000" w:rsidDel="00000000" w:rsidP="00000000" w:rsidRDefault="00000000" w:rsidRPr="00000000" w14:paraId="00000675">
      <w:pPr>
        <w:rPr/>
      </w:pPr>
      <w:r w:rsidDel="00000000" w:rsidR="00000000" w:rsidRPr="00000000">
        <w:rPr>
          <w:rFonts w:ascii="Arial" w:cs="Arial" w:eastAsia="Arial" w:hAnsi="Arial"/>
          <w:sz w:val="20"/>
          <w:szCs w:val="20"/>
          <w:rtl w:val="0"/>
        </w:rPr>
        <w:t xml:space="preserve">Quyền: seller:application:own</w:t>
      </w:r>
      <w:r w:rsidDel="00000000" w:rsidR="00000000" w:rsidRPr="00000000">
        <w:rPr>
          <w:rtl w:val="0"/>
        </w:rPr>
      </w:r>
    </w:p>
    <w:p w:rsidR="00000000" w:rsidDel="00000000" w:rsidP="00000000" w:rsidRDefault="00000000" w:rsidRPr="00000000" w14:paraId="00000676">
      <w:pPr>
        <w:rPr/>
      </w:pPr>
      <w:r w:rsidDel="00000000" w:rsidR="00000000" w:rsidRPr="00000000">
        <w:rPr>
          <w:rFonts w:ascii="Arial" w:cs="Arial" w:eastAsia="Arial" w:hAnsi="Arial"/>
          <w:sz w:val="20"/>
          <w:szCs w:val="20"/>
          <w:rtl w:val="0"/>
        </w:rPr>
        <w:t xml:space="preserve">Request: Không có body</w:t>
      </w:r>
      <w:r w:rsidDel="00000000" w:rsidR="00000000" w:rsidRPr="00000000">
        <w:rPr>
          <w:rtl w:val="0"/>
        </w:rPr>
      </w:r>
    </w:p>
    <w:p w:rsidR="00000000" w:rsidDel="00000000" w:rsidP="00000000" w:rsidRDefault="00000000" w:rsidRPr="00000000" w14:paraId="00000677">
      <w:pPr>
        <w:rPr/>
      </w:pPr>
      <w:r w:rsidDel="00000000" w:rsidR="00000000" w:rsidRPr="00000000">
        <w:rPr>
          <w:rFonts w:ascii="Arial" w:cs="Arial" w:eastAsia="Arial" w:hAnsi="Arial"/>
          <w:sz w:val="20"/>
          <w:szCs w:val="20"/>
          <w:rtl w:val="0"/>
        </w:rPr>
        <w:t xml:space="preserve">Response: 200 data: SellerSelfProfile|null</w:t>
      </w:r>
      <w:r w:rsidDel="00000000" w:rsidR="00000000" w:rsidRPr="00000000">
        <w:rPr>
          <w:rtl w:val="0"/>
        </w:rPr>
      </w:r>
    </w:p>
    <w:p w:rsidR="00000000" w:rsidDel="00000000" w:rsidP="00000000" w:rsidRDefault="00000000" w:rsidRPr="00000000" w14:paraId="00000678">
      <w:pPr>
        <w:rPr/>
      </w:pPr>
      <w:r w:rsidDel="00000000" w:rsidR="00000000" w:rsidRPr="00000000">
        <w:rPr>
          <w:rFonts w:ascii="Arial" w:cs="Arial" w:eastAsia="Arial" w:hAnsi="Arial"/>
          <w:sz w:val="20"/>
          <w:szCs w:val="20"/>
          <w:rtl w:val="0"/>
        </w:rPr>
        <w:t xml:space="preserve">Không cần SELLER để xem PENDING/REJECTED. Không nhận sellerId của người khác; User DISABLED bị chặn.</w:t>
      </w:r>
      <w:r w:rsidDel="00000000" w:rsidR="00000000" w:rsidRPr="00000000">
        <w:rPr>
          <w:rtl w:val="0"/>
        </w:rPr>
      </w:r>
    </w:p>
    <w:p w:rsidR="00000000" w:rsidDel="00000000" w:rsidP="00000000" w:rsidRDefault="00000000" w:rsidRPr="00000000" w14:paraId="00000679">
      <w:pPr>
        <w:pStyle w:val="Heading3"/>
        <w:rPr>
          <w:color w:val="000000"/>
        </w:rPr>
      </w:pPr>
      <w:r w:rsidDel="00000000" w:rsidR="00000000" w:rsidRPr="00000000">
        <w:rPr>
          <w:rFonts w:ascii="Arial" w:cs="Arial" w:eastAsia="Arial" w:hAnsi="Arial"/>
          <w:color w:val="000000"/>
          <w:rtl w:val="0"/>
        </w:rPr>
        <w:t xml:space="preserve">POST  /identity/users/me/customer-profile  —  Tạo hồ sơ Customer bổ sung</w:t>
      </w: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w:cs="Arial" w:eastAsia="Arial" w:hAnsi="Arial"/>
          <w:sz w:val="20"/>
          <w:szCs w:val="20"/>
          <w:rtl w:val="0"/>
        </w:rPr>
        <w:t xml:space="preserve">Quyền: ANY_AUTH (policy nền)</w:t>
      </w:r>
      <w:r w:rsidDel="00000000" w:rsidR="00000000" w:rsidRPr="00000000">
        <w:rPr>
          <w:rtl w:val="0"/>
        </w:rPr>
      </w:r>
    </w:p>
    <w:p w:rsidR="00000000" w:rsidDel="00000000" w:rsidP="00000000" w:rsidRDefault="00000000" w:rsidRPr="00000000" w14:paraId="0000067B">
      <w:pPr>
        <w:rPr/>
      </w:pPr>
      <w:r w:rsidDel="00000000" w:rsidR="00000000" w:rsidRPr="00000000">
        <w:rPr>
          <w:rFonts w:ascii="Arial" w:cs="Arial" w:eastAsia="Arial" w:hAnsi="Arial"/>
          <w:sz w:val="20"/>
          <w:szCs w:val="20"/>
          <w:rtl w:val="0"/>
        </w:rPr>
        <w:t xml:space="preserve">Request: Body rỗng; không nhận role/status/owner</w:t>
      </w:r>
      <w:r w:rsidDel="00000000" w:rsidR="00000000" w:rsidRPr="00000000">
        <w:rPr>
          <w:rtl w:val="0"/>
        </w:rPr>
      </w:r>
    </w:p>
    <w:p w:rsidR="00000000" w:rsidDel="00000000" w:rsidP="00000000" w:rsidRDefault="00000000" w:rsidRPr="00000000" w14:paraId="0000067C">
      <w:pPr>
        <w:rPr/>
      </w:pPr>
      <w:r w:rsidDel="00000000" w:rsidR="00000000" w:rsidRPr="00000000">
        <w:rPr>
          <w:rFonts w:ascii="Arial" w:cs="Arial" w:eastAsia="Arial" w:hAnsi="Arial"/>
          <w:sz w:val="20"/>
          <w:szCs w:val="20"/>
          <w:rtl w:val="0"/>
        </w:rPr>
        <w:t xml:space="preserve">Response: 201 tạo mới; 200 nếu đã tồn tại; data: UserSelfProfile</w:t>
      </w:r>
      <w:r w:rsidDel="00000000" w:rsidR="00000000" w:rsidRPr="00000000">
        <w:rPr>
          <w:rtl w:val="0"/>
        </w:rPr>
      </w:r>
    </w:p>
    <w:p w:rsidR="00000000" w:rsidDel="00000000" w:rsidP="00000000" w:rsidRDefault="00000000" w:rsidRPr="00000000" w14:paraId="0000067D">
      <w:pPr>
        <w:rPr/>
      </w:pPr>
      <w:r w:rsidDel="00000000" w:rsidR="00000000" w:rsidRPr="00000000">
        <w:rPr>
          <w:rFonts w:ascii="Arial" w:cs="Arial" w:eastAsia="Arial" w:hAnsi="Arial"/>
          <w:sz w:val="20"/>
          <w:szCs w:val="20"/>
          <w:rtl w:val="0"/>
        </w:rPr>
        <w:t xml:space="preserve">Tạo Customer ACTIVE + UserRole CUSTOMER nguyên tử, customerId=sub, tăng authzVersion. Nếu Customer đã BANNED trả hồ sơ hiện tại, không gỡ cấm; nếu CUSTOMER từng bị quản trị thu hồi thì không tự cấp lại, trả 403 FORBIDDEN. Không tạo giỏ hay đơn ở transaction Identity.</w:t>
      </w:r>
      <w:r w:rsidDel="00000000" w:rsidR="00000000" w:rsidRPr="00000000">
        <w:rPr>
          <w:rtl w:val="0"/>
        </w:rPr>
      </w:r>
    </w:p>
    <w:p w:rsidR="00000000" w:rsidDel="00000000" w:rsidP="00000000" w:rsidRDefault="00000000" w:rsidRPr="00000000" w14:paraId="0000067E">
      <w:pPr>
        <w:pStyle w:val="Heading3"/>
        <w:rPr>
          <w:color w:val="000000"/>
        </w:rPr>
      </w:pPr>
      <w:r w:rsidDel="00000000" w:rsidR="00000000" w:rsidRPr="00000000">
        <w:rPr>
          <w:rFonts w:ascii="Arial" w:cs="Arial" w:eastAsia="Arial" w:hAnsi="Arial"/>
          <w:color w:val="000000"/>
          <w:rtl w:val="0"/>
        </w:rPr>
        <w:t xml:space="preserve">Nguồn dữ liệu địa giới</w:t>
      </w:r>
      <w:r w:rsidDel="00000000" w:rsidR="00000000" w:rsidRPr="00000000">
        <w:rPr>
          <w:rtl w:val="0"/>
        </w:rPr>
      </w:r>
    </w:p>
    <w:p w:rsidR="00000000" w:rsidDel="00000000" w:rsidP="00000000" w:rsidRDefault="00000000" w:rsidRPr="00000000" w14:paraId="0000067F">
      <w:pPr>
        <w:rPr/>
      </w:pPr>
      <w:r w:rsidDel="00000000" w:rsidR="00000000" w:rsidRPr="00000000">
        <w:rPr>
          <w:rFonts w:ascii="Arial" w:cs="Arial" w:eastAsia="Arial" w:hAnsi="Arial"/>
          <w:sz w:val="20"/>
          <w:szCs w:val="20"/>
          <w:rtl w:val="0"/>
        </w:rPr>
        <w:t xml:space="preserve">Hai API /identity/regions/** là facade của RegionProvider bên ngoài. GEO_API_BASE_URL, credential nếu cần, datasetVersion và timeout là cấu hình server allowlist; không nhận URL upstream từ client. Nhóm chọn nhà cung cấp có dữ liệu hành chính hai cấp hiện hành trước triển khai, không coi một tên miền ví dụ là nguồn đã được xác minh. Chưa cấu hình thì trả 503 REGION_SOURCE_UNAVAILABLE.</w:t>
      </w: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w:cs="Arial" w:eastAsia="Arial" w:hAnsi="Arial"/>
          <w:sz w:val="20"/>
          <w:szCs w:val="20"/>
          <w:rtl w:val="0"/>
        </w:rPr>
        <w:t xml:space="preserve">Adapter map mã nguồn sang code dạng chuỗi và name; lấy danh sách ward theo provinceCode từ cùng bộ dữ liệu. Cache 24 giờ là giá trị dev đề xuất; chỉ dùng bản cache còn hạn, không fallback sang bảng DB tự quản lý hoặc danh sách tĩnh không có version. Thêm/sửa địa chỉ kiểm tra ward thuộc province qua cùng adapter; nếu không xác minh được thì 503, không kết luận mã sai. INVALID_REGION 422 chỉ khi nguồn hợp lệ xác nhận mã không hợp lệ. Tên địa chỉ Order lưu snapshot để không đổi đơn cũ.</w:t>
      </w:r>
      <w:r w:rsidDel="00000000" w:rsidR="00000000" w:rsidRPr="00000000">
        <w:rPr>
          <w:rtl w:val="0"/>
        </w:rPr>
      </w:r>
    </w:p>
    <w:p w:rsidR="00000000" w:rsidDel="00000000" w:rsidP="00000000" w:rsidRDefault="00000000" w:rsidRPr="00000000" w14:paraId="00000681">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6.2 </w:t>
      </w:r>
      <w:ins w:author="23021669 Bùi Minh Quang" w:id="0" w:date="2026-10-25T14:22:54Z">
        <w:r w:rsidDel="00000000" w:rsidR="00000000" w:rsidRPr="00000000">
          <w:rPr>
            <w:rFonts w:ascii="Arial" w:cs="Arial" w:eastAsia="Arial" w:hAnsi="Arial"/>
            <w:color w:val="000000"/>
            <w:sz w:val="26"/>
            <w:szCs w:val="26"/>
            <w:rtl w:val="0"/>
          </w:rPr>
          <w:t xml:space="preserve">Product </w:t>
        </w:r>
      </w:ins>
      <w:del w:author="23021669 Bùi Minh Quang" w:id="0" w:date="2026-10-25T14:22:54Z">
        <w:r w:rsidDel="00000000" w:rsidR="00000000" w:rsidRPr="00000000">
          <w:rPr>
            <w:rFonts w:ascii="Arial" w:cs="Arial" w:eastAsia="Arial" w:hAnsi="Arial"/>
            <w:color w:val="000000"/>
            <w:sz w:val="26"/>
            <w:szCs w:val="26"/>
            <w:rtl w:val="0"/>
          </w:rPr>
          <w:delText xml:space="preserve">Catalog </w:delText>
        </w:r>
      </w:del>
      <w:r w:rsidDel="00000000" w:rsidR="00000000" w:rsidRPr="00000000">
        <w:rPr>
          <w:rFonts w:ascii="Arial" w:cs="Arial" w:eastAsia="Arial" w:hAnsi="Arial"/>
          <w:color w:val="000000"/>
          <w:sz w:val="26"/>
          <w:szCs w:val="26"/>
          <w:rtl w:val="0"/>
        </w:rPr>
        <w:t xml:space="preserve">Service</w:t>
      </w:r>
      <w:r w:rsidDel="00000000" w:rsidR="00000000" w:rsidRPr="00000000">
        <w:rPr>
          <w:rtl w:val="0"/>
        </w:rPr>
      </w:r>
    </w:p>
    <w:p w:rsidR="00000000" w:rsidDel="00000000" w:rsidP="00000000" w:rsidRDefault="00000000" w:rsidRPr="00000000" w14:paraId="0000068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w:t>
      </w:r>
      <w:r w:rsidDel="00000000" w:rsidR="00000000" w:rsidRPr="00000000">
        <w:rPr>
          <w:rFonts w:ascii="Arial" w:cs="Arial" w:eastAsia="Arial" w:hAnsi="Arial"/>
          <w:sz w:val="20"/>
          <w:szCs w:val="20"/>
          <w:rtl w:val="0"/>
        </w:rPr>
        <w:t xml:space="preserve"> danh mục, sản phẩm và media, tìm kiếm sản phẩm, đánh giá, gợi ý liên quan, gỡ/khôi phục sản phẩm. Tồn kho </w:t>
      </w:r>
      <w:r w:rsidDel="00000000" w:rsidR="00000000" w:rsidRPr="00000000">
        <w:rPr>
          <w:rFonts w:ascii="Arial" w:cs="Arial" w:eastAsia="Arial" w:hAnsi="Arial"/>
          <w:b w:val="1"/>
          <w:bCs w:val="1"/>
          <w:sz w:val="20"/>
          <w:szCs w:val="20"/>
          <w:rtl w:val="0"/>
        </w:rPr>
        <w:t xml:space="preserve">không</w:t>
      </w:r>
      <w:r w:rsidDel="00000000" w:rsidR="00000000" w:rsidRPr="00000000">
        <w:rPr>
          <w:rFonts w:ascii="Arial" w:cs="Arial" w:eastAsia="Arial" w:hAnsi="Arial"/>
          <w:sz w:val="20"/>
          <w:szCs w:val="20"/>
          <w:rtl w:val="0"/>
        </w:rPr>
        <w:t xml:space="preserve"> thuộc Catalog (thuộc Order — DB 3.2.2). </w:t>
      </w:r>
      <w:r w:rsidDel="00000000" w:rsidR="00000000" w:rsidRPr="00000000">
        <w:rPr>
          <w:rFonts w:ascii="Arial" w:cs="Arial" w:eastAsia="Arial" w:hAnsi="Arial"/>
          <w:b w:val="1"/>
          <w:bCs w:val="1"/>
          <w:sz w:val="20"/>
          <w:szCs w:val="20"/>
          <w:rtl w:val="0"/>
        </w:rPr>
        <w:t xml:space="preserve">UC:</w:t>
      </w:r>
      <w:r w:rsidDel="00000000" w:rsidR="00000000" w:rsidRPr="00000000">
        <w:rPr>
          <w:rFonts w:ascii="Arial" w:cs="Arial" w:eastAsia="Arial" w:hAnsi="Arial"/>
          <w:sz w:val="20"/>
          <w:szCs w:val="20"/>
          <w:rtl w:val="0"/>
        </w:rPr>
        <w:t xml:space="preserve"> B01, C01, D01, E04, E07, F01.</w:t>
      </w:r>
      <w:r w:rsidDel="00000000" w:rsidR="00000000" w:rsidRPr="00000000">
        <w:rPr>
          <w:rtl w:val="0"/>
        </w:rPr>
      </w:r>
    </w:p>
    <w:p w:rsidR="00000000" w:rsidDel="00000000" w:rsidP="00000000" w:rsidRDefault="00000000" w:rsidRPr="00000000" w14:paraId="00000683">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3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6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mục đang hiển thị</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B01, 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kiếm / lọc / duyệt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B01, B02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B01, 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/products/{productId}/related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Gợi ý sản phẩm liên quan (Could)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/products/{productId}/reviews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Đánh giá của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B01, C01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/media/upload-urls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Xin URL upload media sản phẩm / 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 hoặc review:write:own theo purpose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 C01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/products/{productId}/reviews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Tạo đánh giá (Should)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review:write:own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Sản phẩm của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 D03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Thêm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/seller/products/{productId}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sản phẩm của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/seller/products/{productId}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Sửa thông tin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PATCH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/seller/products/{productId}/status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Bật bán / tạm ẩn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/admin/products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sản phẩm toàn hệ thống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/admin/products/{productId}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sản phẩm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/admin/products/{productId}/remove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Gỡ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product:moderate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/admin/products/{productId}/restore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Khôi phục sản phẩm (về Tạm ẩn)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product:moderate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/admin/categories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Tất cả danh mục (gồm ẩn)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category:manage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/admin/categories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Thêm danh mục (Should)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category:manage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PATCH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/admin/categories/{categoryId}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Đổi tên / ẩn / hiện danh mục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category:manage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/admin/categories/{categoryId}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6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Xóa danh mục chưa có sản phẩm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category:manage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E07</w:t>
            </w:r>
            <w:r w:rsidDel="00000000" w:rsidR="00000000" w:rsidRPr="00000000">
              <w:rPr>
                <w:rtl w:val="0"/>
              </w:rPr>
            </w:r>
          </w:p>
        </w:tc>
      </w:tr>
    </w:tbl>
    <w:p w:rsidR="00000000" w:rsidDel="00000000" w:rsidP="00000000" w:rsidRDefault="00000000" w:rsidRPr="00000000" w14:paraId="00000702">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3">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3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categoryId, categoryName, status, productCount (chỉ trong API Admin)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mediaType, url, sortOrder, isCover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ProductCard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 productName, priceVnd, coverImageUrl, ratingAverage (1 chữ số thập phân, P-12), ratingCount, stockStatus, sellerId, sellerName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ProductCard + description, category { categoryId, categoryName }, media: MediaItem[], availableQuantity, maxPerOrder (P-10), seller: SellerPublic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SellerProduct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 productName, category, priceVnd, status, coverImageUrl, media[], description, onHandQuantity, reservedQuantity, availableQuantity, inventoryVersion, removalReason, removedAt, createdAt, updatedAt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AdminProduct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ProductCard + status, categoryName, removalReason, removedAt, restoreDeadline, restoreDaysLeft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reviewId, productId, orderItemId, rating, content, media: MediaItem[], reviewerDisplayName (che một phần theo P-12), isMine, createdAt, updatedAt</w:t>
            </w:r>
            <w:r w:rsidDel="00000000" w:rsidR="00000000" w:rsidRPr="00000000">
              <w:rPr>
                <w:rtl w:val="0"/>
              </w:rPr>
            </w:r>
          </w:p>
        </w:tc>
      </w:tr>
    </w:tbl>
    <w:p w:rsidR="00000000" w:rsidDel="00000000" w:rsidP="00000000" w:rsidRDefault="00000000" w:rsidRPr="00000000" w14:paraId="0000071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5">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71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/categories  —  Danh mục đang hiển thị</w:t>
      </w:r>
      <w:r w:rsidDel="00000000" w:rsidR="00000000" w:rsidRPr="00000000">
        <w:rPr>
          <w:rtl w:val="0"/>
        </w:rPr>
      </w:r>
    </w:p>
    <w:p w:rsidR="00000000" w:rsidDel="00000000" w:rsidP="00000000" w:rsidRDefault="00000000" w:rsidRPr="00000000" w14:paraId="0000071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B01, D01</w:t>
      </w:r>
      <w:r w:rsidDel="00000000" w:rsidR="00000000" w:rsidRPr="00000000">
        <w:rPr>
          <w:rtl w:val="0"/>
        </w:rPr>
      </w:r>
    </w:p>
    <w:p w:rsidR="00000000" w:rsidDel="00000000" w:rsidP="00000000" w:rsidRDefault="00000000" w:rsidRPr="00000000" w14:paraId="0000071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1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Category[]</w:t>
      </w:r>
      <w:r w:rsidDel="00000000" w:rsidR="00000000" w:rsidRPr="00000000">
        <w:rPr>
          <w:rFonts w:ascii="Arial" w:cs="Arial" w:eastAsia="Arial" w:hAnsi="Arial"/>
          <w:sz w:val="20"/>
          <w:szCs w:val="20"/>
          <w:rtl w:val="0"/>
        </w:rPr>
        <w:t xml:space="preserve"> (chỉ VISIBLE, sắp theo tên)</w:t>
      </w:r>
      <w:r w:rsidDel="00000000" w:rsidR="00000000" w:rsidRPr="00000000">
        <w:rPr>
          <w:rtl w:val="0"/>
        </w:rPr>
      </w:r>
    </w:p>
    <w:p w:rsidR="00000000" w:rsidDel="00000000" w:rsidP="00000000" w:rsidRDefault="00000000" w:rsidRPr="00000000" w14:paraId="0000071A">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/products  —  Tìm kiếm / lọc / duyệt sản phẩm</w:t>
      </w:r>
      <w:r w:rsidDel="00000000" w:rsidR="00000000" w:rsidRPr="00000000">
        <w:rPr>
          <w:rtl w:val="0"/>
        </w:rPr>
      </w:r>
    </w:p>
    <w:p w:rsidR="00000000" w:rsidDel="00000000" w:rsidP="00000000" w:rsidRDefault="00000000" w:rsidRPr="00000000" w14:paraId="0000071B">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B01, B02</w:t>
      </w:r>
      <w:r w:rsidDel="00000000" w:rsidR="00000000" w:rsidRPr="00000000">
        <w:rPr>
          <w:rtl w:val="0"/>
        </w:rPr>
      </w:r>
    </w:p>
    <w:p w:rsidR="00000000" w:rsidDel="00000000" w:rsidP="00000000" w:rsidRDefault="00000000" w:rsidRPr="00000000" w14:paraId="0000071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trả sản phẩm bán được theo G-06: Product SELLING, User chủ shop ACTIVE, UserRole SELLER hiệu lực, Seller APPROVED/ACTIVE. Hết hàng vẫn trả stockStatus OUT_OF_STOCK.</w:t>
      </w:r>
    </w:p>
    <w:p w:rsidR="00000000" w:rsidDel="00000000" w:rsidP="00000000" w:rsidRDefault="00000000" w:rsidRPr="00000000" w14:paraId="0000071D">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Catalog hỏi Identity trạng thái User/quyền SELLER/hồ sơ theo lô và Order về tồn kho qua internal API. Không đọc database của Identity/Order; không cache quyền trong MVP.</w:t>
      </w:r>
      <w:r w:rsidDel="00000000" w:rsidR="00000000" w:rsidRPr="00000000">
        <w:rPr>
          <w:rtl w:val="0"/>
        </w:rPr>
      </w:r>
    </w:p>
    <w:p w:rsidR="00000000" w:rsidDel="00000000" w:rsidP="00000000" w:rsidRDefault="00000000" w:rsidRPr="00000000" w14:paraId="0000071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Dùng cho trang chủ, trang kết quả tìm kiếm, trang người bán (</w:t>
      </w:r>
      <w:r w:rsidDel="00000000" w:rsidR="00000000" w:rsidRPr="00000000">
        <w:rPr>
          <w:rFonts w:ascii="Arial" w:cs="Arial" w:eastAsia="Arial" w:hAnsi="Arial"/>
          <w:color w:val="8a2b1f"/>
          <w:sz w:val="20"/>
          <w:szCs w:val="20"/>
          <w:rtl w:val="0"/>
        </w:rPr>
        <w:t xml:space="preserve">sellerId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1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39"/>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theo tên sản phẩm, không phân biệt hoa thường; tìm không dấu chưa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E">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Lọc sản phẩm của một người bán (trang người bán)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minPriceVnd, maxPriceVnd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Khoảng giá</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createdAt,desc (mặc định — mới nhất), priceVnd,asc|desc, ratingAverage,desc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4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42">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4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4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ProductCard[]</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74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GET /api/v1/products?q=ao thun&amp;categoryId=4c1e...&amp;sort=priceVnd,asc&amp;page=1&amp;size=20</w:t>
      </w:r>
      <w:r w:rsidDel="00000000" w:rsidR="00000000" w:rsidRPr="00000000">
        <w:rPr>
          <w:rtl w:val="0"/>
        </w:rPr>
      </w:r>
    </w:p>
    <w:p w:rsidR="00000000" w:rsidDel="00000000" w:rsidP="00000000" w:rsidRDefault="00000000" w:rsidRPr="00000000" w14:paraId="0000074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74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200 OK</w:t>
      </w:r>
      <w:r w:rsidDel="00000000" w:rsidR="00000000" w:rsidRPr="00000000">
        <w:rPr>
          <w:rtl w:val="0"/>
        </w:rPr>
      </w:r>
    </w:p>
    <w:p w:rsidR="00000000" w:rsidDel="00000000" w:rsidP="00000000" w:rsidRDefault="00000000" w:rsidRPr="00000000" w14:paraId="0000074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 "productId": "8b1f...", "productName": "Áo thun basic cotton", "priceVnd": 150000,</w:t>
      </w:r>
      <w:r w:rsidDel="00000000" w:rsidR="00000000" w:rsidRPr="00000000">
        <w:rPr>
          <w:rtl w:val="0"/>
        </w:rPr>
      </w:r>
    </w:p>
    <w:p w:rsidR="00000000" w:rsidDel="00000000" w:rsidP="00000000" w:rsidRDefault="00000000" w:rsidRPr="00000000" w14:paraId="0000074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"coverImageUrl": "https://cdn.../p/8b1f/cover.webp", "ratingAverage": 4.6, "ratingCount": 23,</w:t>
      </w:r>
      <w:r w:rsidDel="00000000" w:rsidR="00000000" w:rsidRPr="00000000">
        <w:rPr>
          <w:rtl w:val="0"/>
        </w:rPr>
      </w:r>
    </w:p>
    <w:p w:rsidR="00000000" w:rsidDel="00000000" w:rsidP="00000000" w:rsidRDefault="00000000" w:rsidRPr="00000000" w14:paraId="0000074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"stockStatus": "IN_STOCK", "sellerId": "5d2a...", "sellerName": "Shop Áo Xinh" } ],</w:t>
      </w:r>
      <w:r w:rsidDel="00000000" w:rsidR="00000000" w:rsidRPr="00000000">
        <w:rPr>
          <w:rtl w:val="0"/>
        </w:rPr>
      </w:r>
    </w:p>
    <w:p w:rsidR="00000000" w:rsidDel="00000000" w:rsidP="00000000" w:rsidRDefault="00000000" w:rsidRPr="00000000" w14:paraId="0000074C">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"meta": { "page": 1, "size": 20, "totalItems": 41, "totalPages": 3 } }</w:t>
      </w:r>
      <w:r w:rsidDel="00000000" w:rsidR="00000000" w:rsidRPr="00000000">
        <w:rPr>
          <w:rtl w:val="0"/>
        </w:rPr>
      </w:r>
    </w:p>
    <w:p w:rsidR="00000000" w:rsidDel="00000000" w:rsidP="00000000" w:rsidRDefault="00000000" w:rsidRPr="00000000" w14:paraId="0000074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74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VALIDATION_ERROR</w:t>
      </w:r>
      <w:r w:rsidDel="00000000" w:rsidR="00000000" w:rsidRPr="00000000">
        <w:rPr>
          <w:rFonts w:ascii="Arial" w:cs="Arial" w:eastAsia="Arial" w:hAnsi="Arial"/>
          <w:sz w:val="20"/>
          <w:szCs w:val="20"/>
          <w:rtl w:val="0"/>
        </w:rPr>
        <w:t xml:space="preserve"> (400) — </w:t>
      </w:r>
      <w:r w:rsidDel="00000000" w:rsidR="00000000" w:rsidRPr="00000000">
        <w:rPr>
          <w:rFonts w:ascii="Arial" w:cs="Arial" w:eastAsia="Arial" w:hAnsi="Arial"/>
          <w:color w:val="8a2b1f"/>
          <w:sz w:val="20"/>
          <w:szCs w:val="20"/>
          <w:rtl w:val="0"/>
        </w:rPr>
        <w:t xml:space="preserve">minPriceVnd &gt; maxPriceVnd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size &gt; 100</w:t>
      </w:r>
      <w:r w:rsidDel="00000000" w:rsidR="00000000" w:rsidRPr="00000000">
        <w:rPr>
          <w:rtl w:val="0"/>
        </w:rPr>
      </w:r>
    </w:p>
    <w:p w:rsidR="00000000" w:rsidDel="00000000" w:rsidP="00000000" w:rsidRDefault="00000000" w:rsidRPr="00000000" w14:paraId="0000074F">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/products/{productId}  —  Chi tiết sản phẩm</w:t>
      </w:r>
      <w:r w:rsidDel="00000000" w:rsidR="00000000" w:rsidRPr="00000000">
        <w:rPr>
          <w:rtl w:val="0"/>
        </w:rPr>
      </w:r>
    </w:p>
    <w:p w:rsidR="00000000" w:rsidDel="00000000" w:rsidP="00000000" w:rsidRDefault="00000000" w:rsidRPr="00000000" w14:paraId="00000750">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B01, B10</w:t>
      </w:r>
      <w:r w:rsidDel="00000000" w:rsidR="00000000" w:rsidRPr="00000000">
        <w:rPr>
          <w:rtl w:val="0"/>
        </w:rPr>
      </w:r>
    </w:p>
    <w:p w:rsidR="00000000" w:rsidDel="00000000" w:rsidP="00000000" w:rsidRDefault="00000000" w:rsidRPr="00000000" w14:paraId="0000075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Sản phẩm không bán được → </w:t>
      </w:r>
      <w:r w:rsidDel="00000000" w:rsidR="00000000" w:rsidRPr="00000000">
        <w:rPr>
          <w:rFonts w:ascii="Arial" w:cs="Arial" w:eastAsia="Arial" w:hAnsi="Arial"/>
          <w:color w:val="8a2b1f"/>
          <w:sz w:val="20"/>
          <w:szCs w:val="20"/>
          <w:rtl w:val="0"/>
        </w:rPr>
        <w:t xml:space="preserve">404</w:t>
      </w:r>
      <w:r w:rsidDel="00000000" w:rsidR="00000000" w:rsidRPr="00000000">
        <w:rPr>
          <w:rFonts w:ascii="Arial" w:cs="Arial" w:eastAsia="Arial" w:hAnsi="Arial"/>
          <w:sz w:val="20"/>
          <w:szCs w:val="20"/>
          <w:rtl w:val="0"/>
        </w:rPr>
        <w:t xml:space="preserve"> (FE báo "sản phẩm không còn bán").</w:t>
      </w:r>
    </w:p>
    <w:p w:rsidR="00000000" w:rsidDel="00000000" w:rsidP="00000000" w:rsidRDefault="00000000" w:rsidRPr="00000000" w14:paraId="0000075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availableQuantity</w:t>
      </w:r>
      <w:r w:rsidDel="00000000" w:rsidR="00000000" w:rsidRPr="00000000">
        <w:rPr>
          <w:rFonts w:ascii="Arial" w:cs="Arial" w:eastAsia="Arial" w:hAnsi="Arial"/>
          <w:sz w:val="20"/>
          <w:szCs w:val="20"/>
          <w:rtl w:val="0"/>
        </w:rPr>
        <w:t xml:space="preserve"> dùng cho "Còn X sản phẩm", giới hạn ô số lượng và bật/tắt nút "Thêm vào giỏ" / "Mua ngay".</w:t>
      </w:r>
    </w:p>
    <w:p w:rsidR="00000000" w:rsidDel="00000000" w:rsidP="00000000" w:rsidRDefault="00000000" w:rsidRPr="00000000" w14:paraId="0000075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5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ProductDetail</w:t>
      </w:r>
      <w:r w:rsidDel="00000000" w:rsidR="00000000" w:rsidRPr="00000000">
        <w:rPr>
          <w:rtl w:val="0"/>
        </w:rPr>
      </w:r>
    </w:p>
    <w:p w:rsidR="00000000" w:rsidDel="00000000" w:rsidP="00000000" w:rsidRDefault="00000000" w:rsidRPr="00000000" w14:paraId="0000075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75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75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/products/{productId}/related  —  Gợi ý sản phẩm liên quan (Could)</w:t>
      </w:r>
      <w:r w:rsidDel="00000000" w:rsidR="00000000" w:rsidRPr="00000000">
        <w:rPr>
          <w:rtl w:val="0"/>
        </w:rPr>
      </w:r>
    </w:p>
    <w:p w:rsidR="00000000" w:rsidDel="00000000" w:rsidP="00000000" w:rsidRDefault="00000000" w:rsidRPr="00000000" w14:paraId="0000075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F01</w:t>
      </w:r>
      <w:r w:rsidDel="00000000" w:rsidR="00000000" w:rsidRPr="00000000">
        <w:rPr>
          <w:rtl w:val="0"/>
        </w:rPr>
      </w:r>
    </w:p>
    <w:p w:rsidR="00000000" w:rsidDel="00000000" w:rsidP="00000000" w:rsidRDefault="00000000" w:rsidRPr="00000000" w14:paraId="00000759">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Luật đơn giản: cùng danh mục, loại sản phẩm hiện tại, hết hàng, không bán được. Có thể khác Seller.</w:t>
      </w:r>
      <w:r w:rsidDel="00000000" w:rsidR="00000000" w:rsidRPr="00000000">
        <w:rPr>
          <w:rtl w:val="0"/>
        </w:rPr>
      </w:r>
    </w:p>
    <w:p w:rsidR="00000000" w:rsidDel="00000000" w:rsidP="00000000" w:rsidRDefault="00000000" w:rsidRPr="00000000" w14:paraId="0000075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40"/>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limit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6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8, tối đa 20</w:t>
            </w:r>
            <w:r w:rsidDel="00000000" w:rsidR="00000000" w:rsidRPr="00000000">
              <w:rPr>
                <w:rtl w:val="0"/>
              </w:rPr>
            </w:r>
          </w:p>
        </w:tc>
      </w:tr>
    </w:tbl>
    <w:p w:rsidR="00000000" w:rsidDel="00000000" w:rsidP="00000000" w:rsidRDefault="00000000" w:rsidRPr="00000000" w14:paraId="0000076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6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ProductCard[]</w:t>
      </w:r>
      <w:r w:rsidDel="00000000" w:rsidR="00000000" w:rsidRPr="00000000">
        <w:rPr>
          <w:rFonts w:ascii="Arial" w:cs="Arial" w:eastAsia="Arial" w:hAnsi="Arial"/>
          <w:sz w:val="20"/>
          <w:szCs w:val="20"/>
          <w:rtl w:val="0"/>
        </w:rPr>
        <w:t xml:space="preserve"> (có thể rỗng — FE ẩn khối)</w:t>
      </w:r>
      <w:r w:rsidDel="00000000" w:rsidR="00000000" w:rsidRPr="00000000">
        <w:rPr>
          <w:rtl w:val="0"/>
        </w:rPr>
      </w:r>
    </w:p>
    <w:p w:rsidR="00000000" w:rsidDel="00000000" w:rsidP="00000000" w:rsidRDefault="00000000" w:rsidRPr="00000000" w14:paraId="00000768">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/products/{productId}/reviews  —  Đánh giá của sản phẩm</w:t>
      </w:r>
      <w:r w:rsidDel="00000000" w:rsidR="00000000" w:rsidRPr="00000000">
        <w:rPr>
          <w:rtl w:val="0"/>
        </w:rPr>
      </w:r>
    </w:p>
    <w:p w:rsidR="00000000" w:rsidDel="00000000" w:rsidP="00000000" w:rsidRDefault="00000000" w:rsidRPr="00000000" w14:paraId="00000769">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PUBLIC    UC: B01, C01</w:t>
      </w:r>
      <w:r w:rsidDel="00000000" w:rsidR="00000000" w:rsidRPr="00000000">
        <w:rPr>
          <w:rtl w:val="0"/>
        </w:rPr>
      </w:r>
    </w:p>
    <w:p w:rsidR="00000000" w:rsidDel="00000000" w:rsidP="00000000" w:rsidRDefault="00000000" w:rsidRPr="00000000" w14:paraId="0000076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41"/>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rating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 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Lọc theo số sao</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mặc định createdAt,desc</w:t>
            </w:r>
            <w:r w:rsidDel="00000000" w:rsidR="00000000" w:rsidRPr="00000000">
              <w:rPr>
                <w:rtl w:val="0"/>
              </w:rPr>
            </w:r>
          </w:p>
        </w:tc>
      </w:tr>
    </w:tbl>
    <w:p w:rsidR="00000000" w:rsidDel="00000000" w:rsidP="00000000" w:rsidRDefault="00000000" w:rsidRPr="00000000" w14:paraId="0000077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7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Review[]</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summary: { ratingAverage, ratingCount, countByStar: {"1":0,...,"5":0} }</w:t>
      </w:r>
      <w:r w:rsidDel="00000000" w:rsidR="00000000" w:rsidRPr="00000000">
        <w:rPr>
          <w:rtl w:val="0"/>
        </w:rPr>
      </w:r>
    </w:p>
    <w:p w:rsidR="00000000" w:rsidDel="00000000" w:rsidP="00000000" w:rsidRDefault="00000000" w:rsidRPr="00000000" w14:paraId="0000077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/media/upload-urls  —  Xin URL upload media sản phẩm / review</w:t>
      </w:r>
      <w:r w:rsidDel="00000000" w:rsidR="00000000" w:rsidRPr="00000000">
        <w:rPr>
          <w:rtl w:val="0"/>
        </w:rPr>
      </w:r>
    </w:p>
    <w:p w:rsidR="00000000" w:rsidDel="00000000" w:rsidP="00000000" w:rsidRDefault="00000000" w:rsidRPr="00000000" w14:paraId="0000077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hoặc review:write:own theo purpose    UC: D01, C01</w:t>
      </w:r>
      <w:r w:rsidDel="00000000" w:rsidR="00000000" w:rsidRPr="00000000">
        <w:rPr>
          <w:rtl w:val="0"/>
        </w:rPr>
      </w:r>
    </w:p>
    <w:p w:rsidR="00000000" w:rsidDel="00000000" w:rsidP="00000000" w:rsidRDefault="00000000" w:rsidRPr="00000000" w14:paraId="0000077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files[]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array (1–9)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Mỗi phần tử: fileName, mimeType, sizeBytes, durationSec (video), purpose</w:t>
            </w:r>
            <w:r w:rsidDel="00000000" w:rsidR="00000000" w:rsidRPr="00000000">
              <w:rPr>
                <w:rtl w:val="0"/>
              </w:rPr>
            </w:r>
          </w:p>
        </w:tc>
      </w:tr>
    </w:tbl>
    <w:p w:rsidR="00000000" w:rsidDel="00000000" w:rsidP="00000000" w:rsidRDefault="00000000" w:rsidRPr="00000000" w14:paraId="0000078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8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objectKey, uploadUrl, expiresAt }]</w:t>
      </w:r>
      <w:r w:rsidDel="00000000" w:rsidR="00000000" w:rsidRPr="00000000">
        <w:rPr>
          <w:rtl w:val="0"/>
        </w:rPr>
      </w:r>
    </w:p>
    <w:p w:rsidR="00000000" w:rsidDel="00000000" w:rsidP="00000000" w:rsidRDefault="00000000" w:rsidRPr="00000000" w14:paraId="0000078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78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MEDIA_INVALID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78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/products/{productId}/reviews  —  Tạo đánh giá (Should)</w:t>
      </w:r>
      <w:r w:rsidDel="00000000" w:rsidR="00000000" w:rsidRPr="00000000">
        <w:rPr>
          <w:rtl w:val="0"/>
        </w:rPr>
      </w:r>
    </w:p>
    <w:p w:rsidR="00000000" w:rsidDel="00000000" w:rsidP="00000000" w:rsidRDefault="00000000" w:rsidRPr="00000000" w14:paraId="0000078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review:write:own    UC: C01</w:t>
      </w:r>
      <w:r w:rsidDel="00000000" w:rsidR="00000000" w:rsidRPr="00000000">
        <w:rPr>
          <w:rtl w:val="0"/>
        </w:rPr>
      </w:r>
    </w:p>
    <w:p w:rsidR="00000000" w:rsidDel="00000000" w:rsidP="00000000" w:rsidRDefault="00000000" w:rsidRPr="00000000" w14:paraId="0000078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Catalog hỏi Order (</w:t>
      </w:r>
      <w:r w:rsidDel="00000000" w:rsidR="00000000" w:rsidRPr="00000000">
        <w:rPr>
          <w:rFonts w:ascii="Arial" w:cs="Arial" w:eastAsia="Arial" w:hAnsi="Arial"/>
          <w:color w:val="8a2b1f"/>
          <w:sz w:val="20"/>
          <w:szCs w:val="20"/>
          <w:rtl w:val="0"/>
        </w:rPr>
        <w:t xml:space="preserve">GET /internal/v1/orders/order-items/{orderItemId}/review-eligibility</w:t>
      </w:r>
      <w:r w:rsidDel="00000000" w:rsidR="00000000" w:rsidRPr="00000000">
        <w:rPr>
          <w:rFonts w:ascii="Arial" w:cs="Arial" w:eastAsia="Arial" w:hAnsi="Arial"/>
          <w:sz w:val="20"/>
          <w:szCs w:val="20"/>
          <w:rtl w:val="0"/>
        </w:rPr>
        <w:t xml:space="preserve">) để xác minh: OrderItem thuộc Customer, đúng </w:t>
      </w:r>
      <w:r w:rsidDel="00000000" w:rsidR="00000000" w:rsidRPr="00000000">
        <w:rPr>
          <w:rFonts w:ascii="Arial" w:cs="Arial" w:eastAsia="Arial" w:hAnsi="Arial"/>
          <w:color w:val="8a2b1f"/>
          <w:sz w:val="20"/>
          <w:szCs w:val="20"/>
          <w:rtl w:val="0"/>
        </w:rPr>
        <w:t xml:space="preserve">productId</w:t>
      </w:r>
      <w:r w:rsidDel="00000000" w:rsidR="00000000" w:rsidRPr="00000000">
        <w:rPr>
          <w:rFonts w:ascii="Arial" w:cs="Arial" w:eastAsia="Arial" w:hAnsi="Arial"/>
          <w:sz w:val="20"/>
          <w:szCs w:val="20"/>
          <w:rtl w:val="0"/>
        </w:rPr>
        <w:t xml:space="preserve">, Order ở CONFIRMED.</w:t>
      </w:r>
    </w:p>
    <w:p w:rsidR="00000000" w:rsidDel="00000000" w:rsidP="00000000" w:rsidRDefault="00000000" w:rsidRPr="00000000" w14:paraId="00000790">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Mỗi Customer tối đa 1 review/sản phẩm. Customer bị cấm theo diện chỉ chặn thanh toán vẫn được đánh giá.</w:t>
      </w:r>
      <w:r w:rsidDel="00000000" w:rsidR="00000000" w:rsidRPr="00000000">
        <w:rPr>
          <w:rtl w:val="0"/>
        </w:rPr>
      </w:r>
    </w:p>
    <w:p w:rsidR="00000000" w:rsidDel="00000000" w:rsidP="00000000" w:rsidRDefault="00000000" w:rsidRPr="00000000" w14:paraId="0000079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orderItemId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8">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Dòng hàng làm căn cứ đã mua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rating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C">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nguyên 1–5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content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 |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1.000 ký tự (P-08.5)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mediaObjectKeys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4">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A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purpose REVIEW_MEDIA, ≤ P-08.3</w:t>
            </w:r>
            <w:r w:rsidDel="00000000" w:rsidR="00000000" w:rsidRPr="00000000">
              <w:rPr>
                <w:rtl w:val="0"/>
              </w:rPr>
            </w:r>
          </w:p>
        </w:tc>
      </w:tr>
    </w:tbl>
    <w:p w:rsidR="00000000" w:rsidDel="00000000" w:rsidP="00000000" w:rsidRDefault="00000000" w:rsidRPr="00000000" w14:paraId="000007A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A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Review</w:t>
      </w:r>
      <w:r w:rsidDel="00000000" w:rsidR="00000000" w:rsidRPr="00000000">
        <w:rPr>
          <w:rtl w:val="0"/>
        </w:rPr>
      </w:r>
    </w:p>
    <w:p w:rsidR="00000000" w:rsidDel="00000000" w:rsidP="00000000" w:rsidRDefault="00000000" w:rsidRPr="00000000" w14:paraId="000007A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7A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REVIEW_NOT_ALLOWED</w:t>
      </w:r>
      <w:r w:rsidDel="00000000" w:rsidR="00000000" w:rsidRPr="00000000">
        <w:rPr>
          <w:rFonts w:ascii="Arial" w:cs="Arial" w:eastAsia="Arial" w:hAnsi="Arial"/>
          <w:sz w:val="20"/>
          <w:szCs w:val="20"/>
          <w:rtl w:val="0"/>
        </w:rPr>
        <w:t xml:space="preserve"> (403)</w:t>
      </w:r>
    </w:p>
    <w:p w:rsidR="00000000" w:rsidDel="00000000" w:rsidP="00000000" w:rsidRDefault="00000000" w:rsidRPr="00000000" w14:paraId="000007A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REVIEW_ALREADY_EXISTS (409); MVP không có API sửa review.</w:t>
      </w:r>
      <w:r w:rsidDel="00000000" w:rsidR="00000000" w:rsidRPr="00000000">
        <w:rPr>
          <w:rtl w:val="0"/>
        </w:rPr>
      </w:r>
    </w:p>
    <w:p w:rsidR="00000000" w:rsidDel="00000000" w:rsidP="00000000" w:rsidRDefault="00000000" w:rsidRPr="00000000" w14:paraId="000007A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VALIDATION_ERROR</w:t>
      </w:r>
      <w:r w:rsidDel="00000000" w:rsidR="00000000" w:rsidRPr="00000000">
        <w:rPr>
          <w:rFonts w:ascii="Arial" w:cs="Arial" w:eastAsia="Arial" w:hAnsi="Arial"/>
          <w:sz w:val="20"/>
          <w:szCs w:val="20"/>
          <w:rtl w:val="0"/>
        </w:rPr>
        <w:t xml:space="preserve"> (400) — rating ngoài 1–5 hoặc không nguyên</w:t>
      </w:r>
    </w:p>
    <w:p w:rsidR="00000000" w:rsidDel="00000000" w:rsidP="00000000" w:rsidRDefault="00000000" w:rsidRPr="00000000" w14:paraId="000007A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/seller/products  —  Sản phẩm của tôi</w:t>
      </w:r>
      <w:r w:rsidDel="00000000" w:rsidR="00000000" w:rsidRPr="00000000">
        <w:rPr>
          <w:rtl w:val="0"/>
        </w:rPr>
      </w:r>
    </w:p>
    <w:p w:rsidR="00000000" w:rsidDel="00000000" w:rsidP="00000000" w:rsidRDefault="00000000" w:rsidRPr="00000000" w14:paraId="000007A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UC: D01, D03</w:t>
      </w:r>
      <w:r w:rsidDel="00000000" w:rsidR="00000000" w:rsidRPr="00000000">
        <w:rPr>
          <w:rtl w:val="0"/>
        </w:rPr>
      </w:r>
    </w:p>
    <w:p w:rsidR="00000000" w:rsidDel="00000000" w:rsidP="00000000" w:rsidRDefault="00000000" w:rsidRPr="00000000" w14:paraId="000007AF">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Gồm cả số liệu tồn kho (Catalog ghép từ internal API Order) để màn danh sách hiển thị "tồn / đang giữ / khả dụng".</w:t>
      </w:r>
      <w:r w:rsidDel="00000000" w:rsidR="00000000" w:rsidRPr="00000000">
        <w:rPr>
          <w:rtl w:val="0"/>
        </w:rPr>
      </w:r>
    </w:p>
    <w:p w:rsidR="00000000" w:rsidDel="00000000" w:rsidP="00000000" w:rsidRDefault="00000000" w:rsidRPr="00000000" w14:paraId="000007B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Tab "Hết hàng" = </w:t>
      </w:r>
      <w:r w:rsidDel="00000000" w:rsidR="00000000" w:rsidRPr="00000000">
        <w:rPr>
          <w:rFonts w:ascii="Arial" w:cs="Arial" w:eastAsia="Arial" w:hAnsi="Arial"/>
          <w:color w:val="8a2b1f"/>
          <w:sz w:val="20"/>
          <w:szCs w:val="20"/>
          <w:rtl w:val="0"/>
        </w:rPr>
        <w:t xml:space="preserve">stock=OUT_OF_STOCK</w:t>
      </w:r>
      <w:r w:rsidDel="00000000" w:rsidR="00000000" w:rsidRPr="00000000">
        <w:rPr>
          <w:rFonts w:ascii="Arial" w:cs="Arial" w:eastAsia="Arial" w:hAnsi="Arial"/>
          <w:sz w:val="20"/>
          <w:szCs w:val="20"/>
          <w:rtl w:val="0"/>
        </w:rPr>
        <w:t xml:space="preserve">; tab "Đã gỡ" = </w:t>
      </w:r>
      <w:r w:rsidDel="00000000" w:rsidR="00000000" w:rsidRPr="00000000">
        <w:rPr>
          <w:rFonts w:ascii="Arial" w:cs="Arial" w:eastAsia="Arial" w:hAnsi="Arial"/>
          <w:color w:val="8a2b1f"/>
          <w:sz w:val="20"/>
          <w:szCs w:val="20"/>
          <w:rtl w:val="0"/>
        </w:rPr>
        <w:t xml:space="preserve">status=REMOVED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7B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44"/>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A">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stock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StockStatus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B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0">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4">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5">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A">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updatedAt (mặc định desc), productName, priceVnd</w:t>
            </w:r>
            <w:r w:rsidDel="00000000" w:rsidR="00000000" w:rsidRPr="00000000">
              <w:rPr>
                <w:rtl w:val="0"/>
              </w:rPr>
            </w:r>
          </w:p>
        </w:tc>
      </w:tr>
    </w:tbl>
    <w:p w:rsidR="00000000" w:rsidDel="00000000" w:rsidP="00000000" w:rsidRDefault="00000000" w:rsidRPr="00000000" w14:paraId="000007D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D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SellerProduct[]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7D3">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/seller/products  —  Thêm sản phẩm</w:t>
      </w:r>
      <w:r w:rsidDel="00000000" w:rsidR="00000000" w:rsidRPr="00000000">
        <w:rPr>
          <w:rtl w:val="0"/>
        </w:rPr>
      </w:r>
    </w:p>
    <w:p w:rsidR="00000000" w:rsidDel="00000000" w:rsidP="00000000" w:rsidRDefault="00000000" w:rsidRPr="00000000" w14:paraId="000007D4">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UC: D01</w:t>
      </w:r>
      <w:r w:rsidDel="00000000" w:rsidR="00000000" w:rsidRPr="00000000">
        <w:rPr>
          <w:rtl w:val="0"/>
        </w:rPr>
        <w:t xml:space="preserve">    Idempotency-Key: bắt buộc</w:t>
      </w:r>
      <w:r w:rsidDel="00000000" w:rsidR="00000000" w:rsidRPr="00000000">
        <w:rPr>
          <w:rtl w:val="0"/>
        </w:rPr>
      </w:r>
    </w:p>
    <w:p w:rsidR="00000000" w:rsidDel="00000000" w:rsidP="00000000" w:rsidRDefault="00000000" w:rsidRPr="00000000" w14:paraId="000007D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Catalog tạo Product HIDDEN cùng outbox yêu cầu khởi tạo tồn; gọi POST /internal/v1/inventory idempotent theo productId. Sau khi Inventory xác nhận, mới chuyển sang trạng thái khách yêu cầu. Timeout giữ HIDDEN, retry cùng productId; không giả định rollback xuyên hai database. Request tạo sản phẩm dùng Idempotency-Key để retry không sinh Product mới.</w:t>
      </w:r>
    </w:p>
    <w:p w:rsidR="00000000" w:rsidDel="00000000" w:rsidP="00000000" w:rsidRDefault="00000000" w:rsidRPr="00000000" w14:paraId="000007D6">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Ảnh bìa = media IMAGE đầu tiên theo thứ tự; chỉ có video → placeholder.</w:t>
      </w:r>
      <w:r w:rsidDel="00000000" w:rsidR="00000000" w:rsidRPr="00000000">
        <w:rPr>
          <w:rtl w:val="0"/>
        </w:rPr>
      </w:r>
    </w:p>
    <w:p w:rsidR="00000000" w:rsidDel="00000000" w:rsidP="00000000" w:rsidRDefault="00000000" w:rsidRPr="00000000" w14:paraId="000007D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7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1–255 ký tự</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2">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mục VISIBLE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priceVnd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&gt;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initialStock</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description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 |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E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5.000 ký tự (P-08.5)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array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2">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1 phần tử { objectKey, mediaType, sortOrder }, ≤ P-08.3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7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SELLING hoặc HIDDEN</w:t>
            </w:r>
            <w:r w:rsidDel="00000000" w:rsidR="00000000" w:rsidRPr="00000000">
              <w:rPr>
                <w:rtl w:val="0"/>
              </w:rPr>
            </w:r>
          </w:p>
        </w:tc>
      </w:tr>
    </w:tbl>
    <w:p w:rsidR="00000000" w:rsidDel="00000000" w:rsidP="00000000" w:rsidRDefault="00000000" w:rsidRPr="00000000" w14:paraId="000007F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7F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SellerProduct</w:t>
      </w:r>
      <w:r w:rsidDel="00000000" w:rsidR="00000000" w:rsidRPr="00000000">
        <w:rPr>
          <w:rtl w:val="0"/>
        </w:rPr>
      </w:r>
    </w:p>
    <w:p w:rsidR="00000000" w:rsidDel="00000000" w:rsidP="00000000" w:rsidRDefault="00000000" w:rsidRPr="00000000" w14:paraId="000007F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/api/v1/seller/products</w:t>
      </w:r>
      <w:r w:rsidDel="00000000" w:rsidR="00000000" w:rsidRPr="00000000">
        <w:rPr>
          <w:rtl w:val="0"/>
        </w:rPr>
      </w:r>
    </w:p>
    <w:p w:rsidR="00000000" w:rsidDel="00000000" w:rsidP="00000000" w:rsidRDefault="00000000" w:rsidRPr="00000000" w14:paraId="000007F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"productName": "Áo thun basic cotton", "categoryId": "4c1e...", "priceVnd": 150000,</w:t>
      </w:r>
      <w:r w:rsidDel="00000000" w:rsidR="00000000" w:rsidRPr="00000000">
        <w:rPr>
          <w:rtl w:val="0"/>
        </w:rPr>
      </w:r>
    </w:p>
    <w:p w:rsidR="00000000" w:rsidDel="00000000" w:rsidP="00000000" w:rsidRDefault="00000000" w:rsidRPr="00000000" w14:paraId="000007F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"initialStock": 50, "description": "Cotton 100%...", "status": "SELLING",</w:t>
      </w:r>
      <w:r w:rsidDel="00000000" w:rsidR="00000000" w:rsidRPr="00000000">
        <w:rPr>
          <w:rtl w:val="0"/>
        </w:rPr>
      </w:r>
    </w:p>
    <w:p w:rsidR="00000000" w:rsidDel="00000000" w:rsidP="00000000" w:rsidRDefault="00000000" w:rsidRPr="00000000" w14:paraId="000007F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"media": [ { "objectKey": "tmp/seller/5d2a/7f3a.webp", "mediaType": "IMAGE", "sortOrder": 1 },</w:t>
      </w:r>
      <w:r w:rsidDel="00000000" w:rsidR="00000000" w:rsidRPr="00000000">
        <w:rPr>
          <w:rtl w:val="0"/>
        </w:rPr>
      </w:r>
    </w:p>
    <w:p w:rsidR="00000000" w:rsidDel="00000000" w:rsidP="00000000" w:rsidRDefault="00000000" w:rsidRPr="00000000" w14:paraId="000007FF">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"objectKey": "tmp/seller/5d2a/91bc.mp4",  "mediaType": "VIDEO", "sortOrder": 2 } ] }</w:t>
      </w:r>
      <w:r w:rsidDel="00000000" w:rsidR="00000000" w:rsidRPr="00000000">
        <w:rPr>
          <w:rtl w:val="0"/>
        </w:rPr>
      </w:r>
    </w:p>
    <w:p w:rsidR="00000000" w:rsidDel="00000000" w:rsidP="00000000" w:rsidRDefault="00000000" w:rsidRPr="00000000" w14:paraId="0000080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0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MEDIA_REQUIRED</w:t>
      </w:r>
      <w:r w:rsidDel="00000000" w:rsidR="00000000" w:rsidRPr="00000000">
        <w:rPr>
          <w:rFonts w:ascii="Arial" w:cs="Arial" w:eastAsia="Arial" w:hAnsi="Arial"/>
          <w:sz w:val="20"/>
          <w:szCs w:val="20"/>
          <w:rtl w:val="0"/>
        </w:rPr>
        <w:t xml:space="preserve"> (422), </w:t>
      </w:r>
      <w:r w:rsidDel="00000000" w:rsidR="00000000" w:rsidRPr="00000000">
        <w:rPr>
          <w:rFonts w:ascii="Arial" w:cs="Arial" w:eastAsia="Arial" w:hAnsi="Arial"/>
          <w:color w:val="8a2b1f"/>
          <w:sz w:val="20"/>
          <w:szCs w:val="20"/>
          <w:rtl w:val="0"/>
        </w:rPr>
        <w:t xml:space="preserve">MEDIA_INVALID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80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CATEGORY_NOT_AVAILABLE</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803">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/seller/products/{productId}  —  Chi tiết sản phẩm của tôi</w:t>
      </w:r>
      <w:r w:rsidDel="00000000" w:rsidR="00000000" w:rsidRPr="00000000">
        <w:rPr>
          <w:rtl w:val="0"/>
        </w:rPr>
      </w:r>
    </w:p>
    <w:p w:rsidR="00000000" w:rsidDel="00000000" w:rsidP="00000000" w:rsidRDefault="00000000" w:rsidRPr="00000000" w14:paraId="00000804">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UC: D01</w:t>
      </w:r>
      <w:r w:rsidDel="00000000" w:rsidR="00000000" w:rsidRPr="00000000">
        <w:rPr>
          <w:rtl w:val="0"/>
        </w:rPr>
      </w:r>
    </w:p>
    <w:p w:rsidR="00000000" w:rsidDel="00000000" w:rsidP="00000000" w:rsidRDefault="00000000" w:rsidRPr="00000000" w14:paraId="0000080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0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SellerProduct</w:t>
      </w:r>
      <w:r w:rsidDel="00000000" w:rsidR="00000000" w:rsidRPr="00000000">
        <w:rPr>
          <w:rFonts w:ascii="Arial" w:cs="Arial" w:eastAsia="Arial" w:hAnsi="Arial"/>
          <w:sz w:val="20"/>
          <w:szCs w:val="20"/>
          <w:rtl w:val="0"/>
        </w:rPr>
        <w:t xml:space="preserve"> (kèm </w:t>
      </w:r>
      <w:r w:rsidDel="00000000" w:rsidR="00000000" w:rsidRPr="00000000">
        <w:rPr>
          <w:rFonts w:ascii="Arial" w:cs="Arial" w:eastAsia="Arial" w:hAnsi="Arial"/>
          <w:color w:val="8a2b1f"/>
          <w:sz w:val="20"/>
          <w:szCs w:val="20"/>
          <w:rtl w:val="0"/>
        </w:rPr>
        <w:t xml:space="preserve">description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media[]</w:t>
      </w:r>
      <w:r w:rsidDel="00000000" w:rsidR="00000000" w:rsidRPr="00000000">
        <w:rPr>
          <w:rFonts w:ascii="Arial" w:cs="Arial" w:eastAsia="Arial" w:hAnsi="Arial"/>
          <w:sz w:val="20"/>
          <w:szCs w:val="20"/>
          <w:rtl w:val="0"/>
        </w:rPr>
        <w:t xml:space="preserve"> đầy đủ)</w:t>
      </w:r>
      <w:r w:rsidDel="00000000" w:rsidR="00000000" w:rsidRPr="00000000">
        <w:rPr>
          <w:rtl w:val="0"/>
        </w:rPr>
      </w:r>
    </w:p>
    <w:p w:rsidR="00000000" w:rsidDel="00000000" w:rsidP="00000000" w:rsidRDefault="00000000" w:rsidRPr="00000000" w14:paraId="0000080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0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 — không phải sản phẩm của mình</w:t>
      </w:r>
    </w:p>
    <w:p w:rsidR="00000000" w:rsidDel="00000000" w:rsidP="00000000" w:rsidRDefault="00000000" w:rsidRPr="00000000" w14:paraId="00000809">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a86a1f" w:val="clear"/>
          <w:rtl w:val="0"/>
        </w:rPr>
        <w:t xml:space="preserve"> PUT   /seller/products/{productId}  —  Sửa thông tin sản phẩm</w:t>
      </w:r>
      <w:r w:rsidDel="00000000" w:rsidR="00000000" w:rsidRPr="00000000">
        <w:rPr>
          <w:rtl w:val="0"/>
        </w:rPr>
      </w:r>
    </w:p>
    <w:p w:rsidR="00000000" w:rsidDel="00000000" w:rsidP="00000000" w:rsidRDefault="00000000" w:rsidRPr="00000000" w14:paraId="0000080A">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UC: D01</w:t>
      </w:r>
      <w:r w:rsidDel="00000000" w:rsidR="00000000" w:rsidRPr="00000000">
        <w:rPr>
          <w:rtl w:val="0"/>
        </w:rPr>
      </w:r>
    </w:p>
    <w:p w:rsidR="00000000" w:rsidDel="00000000" w:rsidP="00000000" w:rsidRDefault="00000000" w:rsidRPr="00000000" w14:paraId="0000080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Không gồm tồn kho (sửa tồn qua </w:t>
      </w:r>
      <w:r w:rsidDel="00000000" w:rsidR="00000000" w:rsidRPr="00000000">
        <w:rPr>
          <w:rFonts w:ascii="Arial" w:cs="Arial" w:eastAsia="Arial" w:hAnsi="Arial"/>
          <w:color w:val="8a2b1f"/>
          <w:sz w:val="20"/>
          <w:szCs w:val="20"/>
          <w:rtl w:val="0"/>
        </w:rPr>
        <w:t xml:space="preserve">PUT /orders/seller/inventory/{productId}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0C">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Giá mới chỉ áp dụng cho lượt mua mới (G-03).</w:t>
      </w:r>
      <w:r w:rsidDel="00000000" w:rsidR="00000000" w:rsidRPr="00000000">
        <w:rPr>
          <w:rtl w:val="0"/>
        </w:rPr>
      </w:r>
    </w:p>
    <w:p w:rsidR="00000000" w:rsidDel="00000000" w:rsidP="00000000" w:rsidRDefault="00000000" w:rsidRPr="00000000" w14:paraId="0000080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productName, categoryId, priceVnd, description, media[]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Như thêm mới; media[] là danh sách đầy đủ sau khi sửa</w:t>
            </w:r>
            <w:r w:rsidDel="00000000" w:rsidR="00000000" w:rsidRPr="00000000">
              <w:rPr>
                <w:rtl w:val="0"/>
              </w:rPr>
            </w:r>
          </w:p>
        </w:tc>
      </w:tr>
    </w:tbl>
    <w:p w:rsidR="00000000" w:rsidDel="00000000" w:rsidP="00000000" w:rsidRDefault="00000000" w:rsidRPr="00000000" w14:paraId="0000081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1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SellerProduct</w:t>
      </w:r>
      <w:r w:rsidDel="00000000" w:rsidR="00000000" w:rsidRPr="00000000">
        <w:rPr>
          <w:rtl w:val="0"/>
        </w:rPr>
      </w:r>
    </w:p>
    <w:p w:rsidR="00000000" w:rsidDel="00000000" w:rsidP="00000000" w:rsidRDefault="00000000" w:rsidRPr="00000000" w14:paraId="0000081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1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PRODUCT_REMOVED_BY_ADMIN</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1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MEDIA_REQUIRED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81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CATEGORY_NOT_AVAILABLE</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81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7a4da8" w:val="clear"/>
          <w:rtl w:val="0"/>
        </w:rPr>
        <w:t xml:space="preserve"> PATCH   /seller/products/{productId}/status  —  Bật bán / tạm ẩn</w:t>
      </w:r>
      <w:r w:rsidDel="00000000" w:rsidR="00000000" w:rsidRPr="00000000">
        <w:rPr>
          <w:rtl w:val="0"/>
        </w:rPr>
      </w:r>
    </w:p>
    <w:p w:rsidR="00000000" w:rsidDel="00000000" w:rsidP="00000000" w:rsidRDefault="00000000" w:rsidRPr="00000000" w14:paraId="0000081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product:manage:own    UC: D01</w:t>
      </w:r>
      <w:r w:rsidDel="00000000" w:rsidR="00000000" w:rsidRPr="00000000">
        <w:rPr>
          <w:rtl w:val="0"/>
        </w:rPr>
      </w:r>
    </w:p>
    <w:p w:rsidR="00000000" w:rsidDel="00000000" w:rsidP="00000000" w:rsidRDefault="00000000" w:rsidRPr="00000000" w14:paraId="0000081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SELLING hoặc HIDDEN</w:t>
            </w:r>
            <w:r w:rsidDel="00000000" w:rsidR="00000000" w:rsidRPr="00000000">
              <w:rPr>
                <w:rtl w:val="0"/>
              </w:rPr>
            </w:r>
          </w:p>
        </w:tc>
      </w:tr>
    </w:tbl>
    <w:p w:rsidR="00000000" w:rsidDel="00000000" w:rsidP="00000000" w:rsidRDefault="00000000" w:rsidRPr="00000000" w14:paraId="0000082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2A">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SellerProduct</w:t>
      </w:r>
      <w:r w:rsidDel="00000000" w:rsidR="00000000" w:rsidRPr="00000000">
        <w:rPr>
          <w:rtl w:val="0"/>
        </w:rPr>
      </w:r>
    </w:p>
    <w:p w:rsidR="00000000" w:rsidDel="00000000" w:rsidP="00000000" w:rsidRDefault="00000000" w:rsidRPr="00000000" w14:paraId="0000082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2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PRODUCT_REMOVED_BY_ADMIN</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2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/admin/products  —  Tra cứu sản phẩm toàn hệ thống</w:t>
      </w:r>
      <w:r w:rsidDel="00000000" w:rsidR="00000000" w:rsidRPr="00000000">
        <w:rPr>
          <w:rtl w:val="0"/>
        </w:rPr>
      </w:r>
    </w:p>
    <w:p w:rsidR="00000000" w:rsidDel="00000000" w:rsidP="00000000" w:rsidRDefault="00000000" w:rsidRPr="00000000" w14:paraId="0000082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E04</w:t>
      </w:r>
      <w:r w:rsidDel="00000000" w:rsidR="00000000" w:rsidRPr="00000000">
        <w:rPr>
          <w:rtl w:val="0"/>
        </w:rPr>
      </w:r>
    </w:p>
    <w:p w:rsidR="00000000" w:rsidDel="00000000" w:rsidP="00000000" w:rsidRDefault="00000000" w:rsidRPr="00000000" w14:paraId="0000082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48"/>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E">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8">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B">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4D">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84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5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AdminProduct[]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85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/admin/products/{productId}  —  Chi tiết sản phẩm (Admin)</w:t>
      </w:r>
      <w:r w:rsidDel="00000000" w:rsidR="00000000" w:rsidRPr="00000000">
        <w:rPr>
          <w:rtl w:val="0"/>
        </w:rPr>
      </w:r>
    </w:p>
    <w:p w:rsidR="00000000" w:rsidDel="00000000" w:rsidP="00000000" w:rsidRDefault="00000000" w:rsidRPr="00000000" w14:paraId="0000085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E04</w:t>
      </w:r>
      <w:r w:rsidDel="00000000" w:rsidR="00000000" w:rsidRPr="00000000">
        <w:rPr>
          <w:rtl w:val="0"/>
        </w:rPr>
      </w:r>
    </w:p>
    <w:p w:rsidR="00000000" w:rsidDel="00000000" w:rsidP="00000000" w:rsidRDefault="00000000" w:rsidRPr="00000000" w14:paraId="0000085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5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AdminProduct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media[]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description</w:t>
      </w:r>
      <w:r w:rsidDel="00000000" w:rsidR="00000000" w:rsidRPr="00000000">
        <w:rPr>
          <w:rtl w:val="0"/>
        </w:rPr>
      </w:r>
    </w:p>
    <w:p w:rsidR="00000000" w:rsidDel="00000000" w:rsidP="00000000" w:rsidRDefault="00000000" w:rsidRPr="00000000" w14:paraId="0000085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/admin/products/{productId}/remove  —  Gỡ sản phẩm</w:t>
      </w:r>
      <w:r w:rsidDel="00000000" w:rsidR="00000000" w:rsidRPr="00000000">
        <w:rPr>
          <w:rtl w:val="0"/>
        </w:rPr>
      </w:r>
    </w:p>
    <w:p w:rsidR="00000000" w:rsidDel="00000000" w:rsidP="00000000" w:rsidRDefault="00000000" w:rsidRPr="00000000" w14:paraId="0000085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product:moderate    UC: E04</w:t>
      </w:r>
      <w:r w:rsidDel="00000000" w:rsidR="00000000" w:rsidRPr="00000000">
        <w:rPr>
          <w:rtl w:val="0"/>
        </w:rPr>
      </w:r>
    </w:p>
    <w:p w:rsidR="00000000" w:rsidDel="00000000" w:rsidP="00000000" w:rsidRDefault="00000000" w:rsidRPr="00000000" w14:paraId="0000085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Chuyển REMOVED, lưu </w:t>
      </w:r>
      <w:r w:rsidDel="00000000" w:rsidR="00000000" w:rsidRPr="00000000">
        <w:rPr>
          <w:rFonts w:ascii="Arial" w:cs="Arial" w:eastAsia="Arial" w:hAnsi="Arial"/>
          <w:color w:val="8a2b1f"/>
          <w:sz w:val="20"/>
          <w:szCs w:val="20"/>
          <w:rtl w:val="0"/>
        </w:rPr>
        <w:t xml:space="preserve">removedAt</w:t>
      </w:r>
      <w:r w:rsidDel="00000000" w:rsidR="00000000" w:rsidRPr="00000000">
        <w:rPr>
          <w:rFonts w:ascii="Arial" w:cs="Arial" w:eastAsia="Arial" w:hAnsi="Arial"/>
          <w:sz w:val="20"/>
          <w:szCs w:val="20"/>
          <w:rtl w:val="0"/>
        </w:rPr>
        <w:t xml:space="preserve">. Gỡ lại sản phẩm đã gỡ →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 không đổi gì.</w:t>
      </w:r>
    </w:p>
    <w:p w:rsidR="00000000" w:rsidDel="00000000" w:rsidP="00000000" w:rsidRDefault="00000000" w:rsidRPr="00000000" w14:paraId="0000085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Ghi AuditLog; phát </w:t>
      </w:r>
      <w:r w:rsidDel="00000000" w:rsidR="00000000" w:rsidRPr="00000000">
        <w:rPr>
          <w:rFonts w:ascii="Arial" w:cs="Arial" w:eastAsia="Arial" w:hAnsi="Arial"/>
          <w:color w:val="8a2b1f"/>
          <w:sz w:val="20"/>
          <w:szCs w:val="20"/>
          <w:rtl w:val="0"/>
        </w:rPr>
        <w:t xml:space="preserve">product.removed</w:t>
      </w:r>
      <w:r w:rsidDel="00000000" w:rsidR="00000000" w:rsidRPr="00000000">
        <w:rPr>
          <w:rFonts w:ascii="Arial" w:cs="Arial" w:eastAsia="Arial" w:hAnsi="Arial"/>
          <w:sz w:val="20"/>
          <w:szCs w:val="20"/>
          <w:rtl w:val="0"/>
        </w:rPr>
        <w:t xml:space="preserve"> → Notification báo Seller. Giỏ hàng tự cập nhật khi khách mở lại; checkout kiểm tra lại trước khi tạo đơn.</w:t>
      </w:r>
    </w:p>
    <w:p w:rsidR="00000000" w:rsidDel="00000000" w:rsidP="00000000" w:rsidRDefault="00000000" w:rsidRPr="00000000" w14:paraId="0000085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4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0">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1–1.000 ký tự</w:t>
            </w:r>
            <w:r w:rsidDel="00000000" w:rsidR="00000000" w:rsidRPr="00000000">
              <w:rPr>
                <w:rtl w:val="0"/>
              </w:rPr>
            </w:r>
          </w:p>
        </w:tc>
      </w:tr>
    </w:tbl>
    <w:p w:rsidR="00000000" w:rsidDel="00000000" w:rsidP="00000000" w:rsidRDefault="00000000" w:rsidRPr="00000000" w14:paraId="00000862">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6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AdminProduct</w:t>
      </w:r>
      <w:r w:rsidDel="00000000" w:rsidR="00000000" w:rsidRPr="00000000">
        <w:rPr>
          <w:rtl w:val="0"/>
        </w:rPr>
      </w:r>
    </w:p>
    <w:p w:rsidR="00000000" w:rsidDel="00000000" w:rsidP="00000000" w:rsidRDefault="00000000" w:rsidRPr="00000000" w14:paraId="0000086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/admin/products/{productId}/restore  —  Khôi phục sản phẩm (về Tạm ẩn)</w:t>
      </w:r>
      <w:r w:rsidDel="00000000" w:rsidR="00000000" w:rsidRPr="00000000">
        <w:rPr>
          <w:rtl w:val="0"/>
        </w:rPr>
      </w:r>
    </w:p>
    <w:p w:rsidR="00000000" w:rsidDel="00000000" w:rsidP="00000000" w:rsidRDefault="00000000" w:rsidRPr="00000000" w14:paraId="0000086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product:moderate    UC: E04</w:t>
      </w:r>
      <w:r w:rsidDel="00000000" w:rsidR="00000000" w:rsidRPr="00000000">
        <w:rPr>
          <w:rtl w:val="0"/>
        </w:rPr>
      </w:r>
    </w:p>
    <w:p w:rsidR="00000000" w:rsidDel="00000000" w:rsidP="00000000" w:rsidRDefault="00000000" w:rsidRPr="00000000" w14:paraId="0000086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trong 30 ngày kể từ </w:t>
      </w:r>
      <w:r w:rsidDel="00000000" w:rsidR="00000000" w:rsidRPr="00000000">
        <w:rPr>
          <w:rFonts w:ascii="Arial" w:cs="Arial" w:eastAsia="Arial" w:hAnsi="Arial"/>
          <w:color w:val="8a2b1f"/>
          <w:sz w:val="20"/>
          <w:szCs w:val="20"/>
          <w:rtl w:val="0"/>
        </w:rPr>
        <w:t xml:space="preserve">removedAt</w:t>
      </w:r>
      <w:r w:rsidDel="00000000" w:rsidR="00000000" w:rsidRPr="00000000">
        <w:rPr>
          <w:rFonts w:ascii="Arial" w:cs="Arial" w:eastAsia="Arial" w:hAnsi="Arial"/>
          <w:sz w:val="20"/>
          <w:szCs w:val="20"/>
          <w:rtl w:val="0"/>
        </w:rPr>
        <w:t xml:space="preserve">. Sau khôi phục, sản phẩm ở HIDDEN để Seller tự bật bán.</w:t>
      </w:r>
    </w:p>
    <w:p w:rsidR="00000000" w:rsidDel="00000000" w:rsidP="00000000" w:rsidRDefault="00000000" w:rsidRPr="00000000" w14:paraId="0000086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6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AdminProduct</w:t>
      </w:r>
      <w:r w:rsidDel="00000000" w:rsidR="00000000" w:rsidRPr="00000000">
        <w:rPr>
          <w:rtl w:val="0"/>
        </w:rPr>
      </w:r>
    </w:p>
    <w:p w:rsidR="00000000" w:rsidDel="00000000" w:rsidP="00000000" w:rsidRDefault="00000000" w:rsidRPr="00000000" w14:paraId="0000086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6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RESTORE_WINDOW_EXPIRED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6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 — không ở REMOVED</w:t>
      </w:r>
    </w:p>
    <w:p w:rsidR="00000000" w:rsidDel="00000000" w:rsidP="00000000" w:rsidRDefault="00000000" w:rsidRPr="00000000" w14:paraId="0000086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/admin/categories  —  Tất cả danh mục (gồm ẩn)</w:t>
      </w:r>
      <w:r w:rsidDel="00000000" w:rsidR="00000000" w:rsidRPr="00000000">
        <w:rPr>
          <w:rtl w:val="0"/>
        </w:rPr>
      </w:r>
    </w:p>
    <w:p w:rsidR="00000000" w:rsidDel="00000000" w:rsidP="00000000" w:rsidRDefault="00000000" w:rsidRPr="00000000" w14:paraId="0000086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category:manage    UC: E07</w:t>
      </w:r>
      <w:r w:rsidDel="00000000" w:rsidR="00000000" w:rsidRPr="00000000">
        <w:rPr>
          <w:rtl w:val="0"/>
        </w:rPr>
      </w:r>
    </w:p>
    <w:p w:rsidR="00000000" w:rsidDel="00000000" w:rsidP="00000000" w:rsidRDefault="00000000" w:rsidRPr="00000000" w14:paraId="0000086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7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Category[]</w:t>
      </w:r>
      <w:r w:rsidDel="00000000" w:rsidR="00000000" w:rsidRPr="00000000">
        <w:rPr>
          <w:rFonts w:ascii="Arial" w:cs="Arial" w:eastAsia="Arial" w:hAnsi="Arial"/>
          <w:sz w:val="20"/>
          <w:szCs w:val="20"/>
          <w:rtl w:val="0"/>
        </w:rPr>
        <w:t xml:space="preserve"> (kèm </w:t>
      </w:r>
      <w:r w:rsidDel="00000000" w:rsidR="00000000" w:rsidRPr="00000000">
        <w:rPr>
          <w:rFonts w:ascii="Arial" w:cs="Arial" w:eastAsia="Arial" w:hAnsi="Arial"/>
          <w:color w:val="8a2b1f"/>
          <w:sz w:val="20"/>
          <w:szCs w:val="20"/>
          <w:rtl w:val="0"/>
        </w:rPr>
        <w:t xml:space="preserve">productCount</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87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/admin/categories  —  Thêm danh mục (Should)</w:t>
      </w:r>
      <w:r w:rsidDel="00000000" w:rsidR="00000000" w:rsidRPr="00000000">
        <w:rPr>
          <w:rtl w:val="0"/>
        </w:rPr>
      </w:r>
    </w:p>
    <w:p w:rsidR="00000000" w:rsidDel="00000000" w:rsidP="00000000" w:rsidRDefault="00000000" w:rsidRPr="00000000" w14:paraId="0000087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category:manage    UC: E07</w:t>
      </w:r>
      <w:r w:rsidDel="00000000" w:rsidR="00000000" w:rsidRPr="00000000">
        <w:rPr>
          <w:rtl w:val="0"/>
        </w:rPr>
      </w:r>
    </w:p>
    <w:p w:rsidR="00000000" w:rsidDel="00000000" w:rsidP="00000000" w:rsidRDefault="00000000" w:rsidRPr="00000000" w14:paraId="0000087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5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1–150 ký tự, duy nhất (không phân biệt hoa thường)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VISIBLE</w:t>
            </w:r>
            <w:r w:rsidDel="00000000" w:rsidR="00000000" w:rsidRPr="00000000">
              <w:rPr>
                <w:rtl w:val="0"/>
              </w:rPr>
            </w:r>
          </w:p>
        </w:tc>
      </w:tr>
    </w:tbl>
    <w:p w:rsidR="00000000" w:rsidDel="00000000" w:rsidP="00000000" w:rsidRDefault="00000000" w:rsidRPr="00000000" w14:paraId="0000088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8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Category</w:t>
      </w:r>
      <w:r w:rsidDel="00000000" w:rsidR="00000000" w:rsidRPr="00000000">
        <w:rPr>
          <w:rtl w:val="0"/>
        </w:rPr>
      </w:r>
    </w:p>
    <w:p w:rsidR="00000000" w:rsidDel="00000000" w:rsidP="00000000" w:rsidRDefault="00000000" w:rsidRPr="00000000" w14:paraId="0000088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8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CATEGORY_NAME_DUPLICATE</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8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7a4da8" w:val="clear"/>
          <w:rtl w:val="0"/>
        </w:rPr>
        <w:t xml:space="preserve"> PATCH   /admin/categories/{categoryId}  —  Đổi tên / ẩn / hiện danh mục</w:t>
      </w:r>
      <w:r w:rsidDel="00000000" w:rsidR="00000000" w:rsidRPr="00000000">
        <w:rPr>
          <w:rtl w:val="0"/>
        </w:rPr>
      </w:r>
    </w:p>
    <w:p w:rsidR="00000000" w:rsidDel="00000000" w:rsidP="00000000" w:rsidRDefault="00000000" w:rsidRPr="00000000" w14:paraId="0000088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category:manage    UC: E07</w:t>
      </w:r>
      <w:r w:rsidDel="00000000" w:rsidR="00000000" w:rsidRPr="00000000">
        <w:rPr>
          <w:rtl w:val="0"/>
        </w:rPr>
      </w:r>
    </w:p>
    <w:p w:rsidR="00000000" w:rsidDel="00000000" w:rsidP="00000000" w:rsidRDefault="00000000" w:rsidRPr="00000000" w14:paraId="00000887">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Danh mục bị ẩn không chọn được khi tạo/sửa sản phẩm, nhưng sản phẩm đã gắn vẫn hiển thị.</w:t>
      </w:r>
      <w:r w:rsidDel="00000000" w:rsidR="00000000" w:rsidRPr="00000000">
        <w:rPr>
          <w:rtl w:val="0"/>
        </w:rPr>
      </w:r>
    </w:p>
    <w:p w:rsidR="00000000" w:rsidDel="00000000" w:rsidP="00000000" w:rsidRDefault="00000000" w:rsidRPr="00000000" w14:paraId="0000088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5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categoryName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8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0">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CategoryStatus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94">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89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9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9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Category</w:t>
      </w:r>
      <w:r w:rsidDel="00000000" w:rsidR="00000000" w:rsidRPr="00000000">
        <w:rPr>
          <w:rtl w:val="0"/>
        </w:rPr>
      </w:r>
    </w:p>
    <w:p w:rsidR="00000000" w:rsidDel="00000000" w:rsidP="00000000" w:rsidRDefault="00000000" w:rsidRPr="00000000" w14:paraId="0000089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9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CATEGORY_NAME_DUPLICATE</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9A">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b03a2e" w:val="clear"/>
          <w:rtl w:val="0"/>
        </w:rPr>
        <w:t xml:space="preserve"> DELETE   /admin/categories/{categoryId}  —  Xóa danh mục chưa có sản phẩm</w:t>
      </w:r>
      <w:r w:rsidDel="00000000" w:rsidR="00000000" w:rsidRPr="00000000">
        <w:rPr>
          <w:rtl w:val="0"/>
        </w:rPr>
      </w:r>
    </w:p>
    <w:p w:rsidR="00000000" w:rsidDel="00000000" w:rsidP="00000000" w:rsidRDefault="00000000" w:rsidRPr="00000000" w14:paraId="0000089B">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category:manage    UC: E07</w:t>
      </w:r>
      <w:r w:rsidDel="00000000" w:rsidR="00000000" w:rsidRPr="00000000">
        <w:rPr>
          <w:rtl w:val="0"/>
        </w:rPr>
      </w:r>
    </w:p>
    <w:p w:rsidR="00000000" w:rsidDel="00000000" w:rsidP="00000000" w:rsidRDefault="00000000" w:rsidRPr="00000000" w14:paraId="0000089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9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89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89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CATEGORY_IN_USE</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8A0">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6.3 Cart Service</w:t>
      </w:r>
      <w:r w:rsidDel="00000000" w:rsidR="00000000" w:rsidRPr="00000000">
        <w:rPr>
          <w:rtl w:val="0"/>
        </w:rPr>
      </w:r>
    </w:p>
    <w:p w:rsidR="00000000" w:rsidDel="00000000" w:rsidP="00000000" w:rsidRDefault="00000000" w:rsidRPr="00000000" w14:paraId="000008A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w:t>
      </w:r>
      <w:r w:rsidDel="00000000" w:rsidR="00000000" w:rsidRPr="00000000">
        <w:rPr>
          <w:rFonts w:ascii="Arial" w:cs="Arial" w:eastAsia="Arial" w:hAnsi="Arial"/>
          <w:sz w:val="20"/>
          <w:szCs w:val="20"/>
          <w:rtl w:val="0"/>
        </w:rPr>
        <w:t xml:space="preserve"> giỏ hàng của Customer đã đăng nhập; tính trạng thái dòng; giảm đúng lượng đã mua sau khi thanh toán thành công (tiêu thụ event </w:t>
      </w:r>
      <w:r w:rsidDel="00000000" w:rsidR="00000000" w:rsidRPr="00000000">
        <w:rPr>
          <w:rFonts w:ascii="Arial" w:cs="Arial" w:eastAsia="Arial" w:hAnsi="Arial"/>
          <w:color w:val="8a2b1f"/>
          <w:sz w:val="20"/>
          <w:szCs w:val="20"/>
          <w:rtl w:val="0"/>
        </w:rPr>
        <w:t xml:space="preserve">checkout.paid</w:t>
      </w:r>
      <w:r w:rsidDel="00000000" w:rsidR="00000000" w:rsidRPr="00000000">
        <w:rPr>
          <w:rFonts w:ascii="Arial" w:cs="Arial" w:eastAsia="Arial" w:hAnsi="Arial"/>
          <w:sz w:val="20"/>
          <w:szCs w:val="20"/>
          <w:rtl w:val="0"/>
        </w:rPr>
        <w:t xml:space="preserve">, chỉ khi </w:t>
      </w:r>
      <w:r w:rsidDel="00000000" w:rsidR="00000000" w:rsidRPr="00000000">
        <w:rPr>
          <w:rFonts w:ascii="Arial" w:cs="Arial" w:eastAsia="Arial" w:hAnsi="Arial"/>
          <w:color w:val="8a2b1f"/>
          <w:sz w:val="20"/>
          <w:szCs w:val="20"/>
          <w:rtl w:val="0"/>
        </w:rPr>
        <w:t xml:space="preserve">source = CART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UC:</w:t>
      </w:r>
      <w:r w:rsidDel="00000000" w:rsidR="00000000" w:rsidRPr="00000000">
        <w:rPr>
          <w:rFonts w:ascii="Arial" w:cs="Arial" w:eastAsia="Arial" w:hAnsi="Arial"/>
          <w:sz w:val="20"/>
          <w:szCs w:val="20"/>
          <w:rtl w:val="0"/>
        </w:rPr>
        <w:t xml:space="preserve"> B03 (và một phần B06). Theo FRD, khách phải đăng nhập mới thêm giỏ — </w:t>
      </w:r>
      <w:r w:rsidDel="00000000" w:rsidR="00000000" w:rsidRPr="00000000">
        <w:rPr>
          <w:rFonts w:ascii="Arial" w:cs="Arial" w:eastAsia="Arial" w:hAnsi="Arial"/>
          <w:b w:val="1"/>
          <w:bCs w:val="1"/>
          <w:sz w:val="20"/>
          <w:szCs w:val="20"/>
          <w:rtl w:val="0"/>
        </w:rPr>
        <w:t xml:space="preserve">không</w:t>
      </w:r>
      <w:r w:rsidDel="00000000" w:rsidR="00000000" w:rsidRPr="00000000">
        <w:rPr>
          <w:rFonts w:ascii="Arial" w:cs="Arial" w:eastAsia="Arial" w:hAnsi="Arial"/>
          <w:sz w:val="20"/>
          <w:szCs w:val="20"/>
          <w:rtl w:val="0"/>
        </w:rPr>
        <w:t xml:space="preserve"> triển khai giỏ khách vãng lai (xem C-03).</w:t>
      </w:r>
      <w:r w:rsidDel="00000000" w:rsidR="00000000" w:rsidRPr="00000000">
        <w:rPr>
          <w:rtl w:val="0"/>
        </w:rPr>
      </w:r>
    </w:p>
    <w:p w:rsidR="00000000" w:rsidDel="00000000" w:rsidP="00000000" w:rsidRDefault="00000000" w:rsidRPr="00000000" w14:paraId="000008A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Việc </w:t>
      </w:r>
      <w:r w:rsidDel="00000000" w:rsidR="00000000" w:rsidRPr="00000000">
        <w:rPr>
          <w:rFonts w:ascii="Arial" w:cs="Arial" w:eastAsia="Arial" w:hAnsi="Arial"/>
          <w:b w:val="1"/>
          <w:bCs w:val="1"/>
          <w:sz w:val="20"/>
          <w:szCs w:val="20"/>
          <w:rtl w:val="0"/>
        </w:rPr>
        <w:t xml:space="preserve">chọn dòng để thanh toán</w:t>
      </w:r>
      <w:r w:rsidDel="00000000" w:rsidR="00000000" w:rsidRPr="00000000">
        <w:rPr>
          <w:rFonts w:ascii="Arial" w:cs="Arial" w:eastAsia="Arial" w:hAnsi="Arial"/>
          <w:sz w:val="20"/>
          <w:szCs w:val="20"/>
          <w:rtl w:val="0"/>
        </w:rPr>
        <w:t xml:space="preserve"> là trạng thái phía FE: FE gửi danh sách </w:t>
      </w:r>
      <w:r w:rsidDel="00000000" w:rsidR="00000000" w:rsidRPr="00000000">
        <w:rPr>
          <w:rFonts w:ascii="Arial" w:cs="Arial" w:eastAsia="Arial" w:hAnsi="Arial"/>
          <w:color w:val="8a2b1f"/>
          <w:sz w:val="20"/>
          <w:szCs w:val="20"/>
          <w:rtl w:val="0"/>
        </w:rPr>
        <w:t xml:space="preserve">cartItemIds</w:t>
      </w:r>
      <w:r w:rsidDel="00000000" w:rsidR="00000000" w:rsidRPr="00000000">
        <w:rPr>
          <w:rFonts w:ascii="Arial" w:cs="Arial" w:eastAsia="Arial" w:hAnsi="Arial"/>
          <w:sz w:val="20"/>
          <w:szCs w:val="20"/>
          <w:rtl w:val="0"/>
        </w:rPr>
        <w:t xml:space="preserve"> đã chọn vào API checkout của Order, không lưu lựa chọn ở Cart.</w:t>
      </w:r>
      <w:r w:rsidDel="00000000" w:rsidR="00000000" w:rsidRPr="00000000">
        <w:rPr>
          <w:rtl w:val="0"/>
        </w:rPr>
      </w:r>
    </w:p>
    <w:p w:rsidR="00000000" w:rsidDel="00000000" w:rsidP="00000000" w:rsidRDefault="00000000" w:rsidRPr="00000000" w14:paraId="000008A3">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5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giỏ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lượng trên icon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Thêm vào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PATCH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/cart/items/{cartItemId}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Đổi số lượng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DELETE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/cart/items/{cartItemId}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Xóa dòng khỏi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B03</w:t>
            </w:r>
            <w:r w:rsidDel="00000000" w:rsidR="00000000" w:rsidRPr="00000000">
              <w:rPr>
                <w:rtl w:val="0"/>
              </w:rPr>
            </w:r>
          </w:p>
        </w:tc>
      </w:tr>
    </w:tbl>
    <w:p w:rsidR="00000000" w:rsidDel="00000000" w:rsidP="00000000" w:rsidRDefault="00000000" w:rsidRPr="00000000" w14:paraId="000008C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9">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5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cartId, groups: [{ seller { sellerId, sellerName }, items: CartItem[] }], removedItems: [{ productId, productName, reason }], summary { totalQuantity, lineCount }, paymentBlocked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cartItemId, productId, productName, coverImageUrl, unitPriceVnd (giá hiện tại), quantity, availableQuantity, lineStatus, selectable, lineTotalVnd</w:t>
            </w:r>
            <w:r w:rsidDel="00000000" w:rsidR="00000000" w:rsidRPr="00000000">
              <w:rPr>
                <w:rtl w:val="0"/>
              </w:rPr>
            </w:r>
          </w:p>
        </w:tc>
      </w:tr>
    </w:tbl>
    <w:p w:rsidR="00000000" w:rsidDel="00000000" w:rsidP="00000000" w:rsidRDefault="00000000" w:rsidRPr="00000000" w14:paraId="000008D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1">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8D2">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/cart</w:t>
      </w:r>
      <w:r w:rsidDel="00000000" w:rsidR="00000000" w:rsidRPr="00000000">
        <w:rPr>
          <w:rFonts w:ascii="Arial" w:cs="Arial" w:eastAsia="Arial" w:hAnsi="Arial"/>
          <w:color w:val="44546a"/>
          <w:sz w:val="20"/>
          <w:szCs w:val="20"/>
          <w:rtl w:val="0"/>
        </w:rPr>
        <w:t xml:space="preserve">  —  Xem giỏ hàng</w:t>
      </w:r>
      <w:r w:rsidDel="00000000" w:rsidR="00000000" w:rsidRPr="00000000">
        <w:rPr>
          <w:rtl w:val="0"/>
        </w:rPr>
      </w:r>
    </w:p>
    <w:p w:rsidR="00000000" w:rsidDel="00000000" w:rsidP="00000000" w:rsidRDefault="00000000" w:rsidRPr="00000000" w14:paraId="000008D3">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cart:manage:own    UC: B03</w:t>
      </w:r>
      <w:r w:rsidDel="00000000" w:rsidR="00000000" w:rsidRPr="00000000">
        <w:rPr>
          <w:rtl w:val="0"/>
        </w:rPr>
      </w:r>
    </w:p>
    <w:p w:rsidR="00000000" w:rsidDel="00000000" w:rsidP="00000000" w:rsidRDefault="00000000" w:rsidRPr="00000000" w14:paraId="000008D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Mỗi lần xem, Cart lấy giá hiện tại, trạng thái bán được (Catalog) và tồn khả dụng (Order) để tính </w:t>
      </w:r>
      <w:r w:rsidDel="00000000" w:rsidR="00000000" w:rsidRPr="00000000">
        <w:rPr>
          <w:rFonts w:ascii="Arial" w:cs="Arial" w:eastAsia="Arial" w:hAnsi="Arial"/>
          <w:color w:val="8a2b1f"/>
          <w:sz w:val="20"/>
          <w:szCs w:val="20"/>
          <w:rtl w:val="0"/>
        </w:rPr>
        <w:t xml:space="preserve">lineStatus</w:t>
      </w:r>
      <w:r w:rsidDel="00000000" w:rsidR="00000000" w:rsidRPr="00000000">
        <w:rPr>
          <w:rFonts w:ascii="Arial" w:cs="Arial" w:eastAsia="Arial" w:hAnsi="Arial"/>
          <w:sz w:val="20"/>
          <w:szCs w:val="20"/>
          <w:rtl w:val="0"/>
        </w:rPr>
        <w:t xml:space="preserve"> (DB 3.3.2). Không lưu trạng thái này.</w:t>
      </w:r>
    </w:p>
    <w:p w:rsidR="00000000" w:rsidDel="00000000" w:rsidP="00000000" w:rsidRDefault="00000000" w:rsidRPr="00000000" w14:paraId="000008D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Dòng có sản phẩm ngừng bán bị xóa khỏi giỏ và trả trong </w:t>
      </w:r>
      <w:r w:rsidDel="00000000" w:rsidR="00000000" w:rsidRPr="00000000">
        <w:rPr>
          <w:rFonts w:ascii="Arial" w:cs="Arial" w:eastAsia="Arial" w:hAnsi="Arial"/>
          <w:color w:val="8a2b1f"/>
          <w:sz w:val="20"/>
          <w:szCs w:val="20"/>
          <w:rtl w:val="0"/>
        </w:rPr>
        <w:t xml:space="preserve">removedItems</w:t>
      </w:r>
      <w:r w:rsidDel="00000000" w:rsidR="00000000" w:rsidRPr="00000000">
        <w:rPr>
          <w:rFonts w:ascii="Arial" w:cs="Arial" w:eastAsia="Arial" w:hAnsi="Arial"/>
          <w:sz w:val="20"/>
          <w:szCs w:val="20"/>
          <w:rtl w:val="0"/>
        </w:rPr>
        <w:t xml:space="preserve"> để FE hiển thị thông báo.</w:t>
      </w:r>
    </w:p>
    <w:p w:rsidR="00000000" w:rsidDel="00000000" w:rsidP="00000000" w:rsidRDefault="00000000" w:rsidRPr="00000000" w14:paraId="000008D6">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Dòng được nhóm theo Seller; mỗi nhóm sẽ thành một Order khi checkout.</w:t>
      </w:r>
      <w:r w:rsidDel="00000000" w:rsidR="00000000" w:rsidRPr="00000000">
        <w:rPr>
          <w:rtl w:val="0"/>
        </w:rPr>
      </w:r>
    </w:p>
    <w:p w:rsidR="00000000" w:rsidDel="00000000" w:rsidP="00000000" w:rsidRDefault="00000000" w:rsidRPr="00000000" w14:paraId="000008D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D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Cart</w:t>
      </w:r>
      <w:r w:rsidDel="00000000" w:rsidR="00000000" w:rsidRPr="00000000">
        <w:rPr>
          <w:rtl w:val="0"/>
        </w:rPr>
      </w:r>
    </w:p>
    <w:p w:rsidR="00000000" w:rsidDel="00000000" w:rsidP="00000000" w:rsidRDefault="00000000" w:rsidRPr="00000000" w14:paraId="000008D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w:t>
      </w:r>
      <w:r w:rsidDel="00000000" w:rsidR="00000000" w:rsidRPr="00000000">
        <w:rPr>
          <w:rtl w:val="0"/>
        </w:rPr>
      </w:r>
    </w:p>
    <w:p w:rsidR="00000000" w:rsidDel="00000000" w:rsidP="00000000" w:rsidRDefault="00000000" w:rsidRPr="00000000" w14:paraId="000008D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"cartId": "c91e...",</w:t>
      </w:r>
      <w:r w:rsidDel="00000000" w:rsidR="00000000" w:rsidRPr="00000000">
        <w:rPr>
          <w:rtl w:val="0"/>
        </w:rPr>
      </w:r>
    </w:p>
    <w:p w:rsidR="00000000" w:rsidDel="00000000" w:rsidP="00000000" w:rsidRDefault="00000000" w:rsidRPr="00000000" w14:paraId="000008D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"groups": [</w:t>
      </w:r>
      <w:r w:rsidDel="00000000" w:rsidR="00000000" w:rsidRPr="00000000">
        <w:rPr>
          <w:rtl w:val="0"/>
        </w:rPr>
      </w:r>
    </w:p>
    <w:p w:rsidR="00000000" w:rsidDel="00000000" w:rsidP="00000000" w:rsidRDefault="00000000" w:rsidRPr="00000000" w14:paraId="000008D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"seller": { "sellerId": "5d2a...", "sellerName": "Shop Áo Xinh" },</w:t>
      </w:r>
      <w:r w:rsidDel="00000000" w:rsidR="00000000" w:rsidRPr="00000000">
        <w:rPr>
          <w:rtl w:val="0"/>
        </w:rPr>
      </w:r>
    </w:p>
    <w:p w:rsidR="00000000" w:rsidDel="00000000" w:rsidP="00000000" w:rsidRDefault="00000000" w:rsidRPr="00000000" w14:paraId="000008D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"items": [</w:t>
      </w:r>
      <w:r w:rsidDel="00000000" w:rsidR="00000000" w:rsidRPr="00000000">
        <w:rPr>
          <w:rtl w:val="0"/>
        </w:rPr>
      </w:r>
    </w:p>
    <w:p w:rsidR="00000000" w:rsidDel="00000000" w:rsidP="00000000" w:rsidRDefault="00000000" w:rsidRPr="00000000" w14:paraId="000008D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"cartItemId": "ci-01", "productId": "8b1f...", "productName": "Áo thun basic cotton",</w:t>
      </w:r>
      <w:r w:rsidDel="00000000" w:rsidR="00000000" w:rsidRPr="00000000">
        <w:rPr>
          <w:rtl w:val="0"/>
        </w:rPr>
      </w:r>
    </w:p>
    <w:p w:rsidR="00000000" w:rsidDel="00000000" w:rsidP="00000000" w:rsidRDefault="00000000" w:rsidRPr="00000000" w14:paraId="000008D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"coverImageUrl": "https://cdn...", "unitPriceVnd": 150000, "quantity": 2,</w:t>
      </w:r>
      <w:r w:rsidDel="00000000" w:rsidR="00000000" w:rsidRPr="00000000">
        <w:rPr>
          <w:rtl w:val="0"/>
        </w:rPr>
      </w:r>
    </w:p>
    <w:p w:rsidR="00000000" w:rsidDel="00000000" w:rsidP="00000000" w:rsidRDefault="00000000" w:rsidRPr="00000000" w14:paraId="000008E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"availableQuantity": 48, "lineStatus": "IN_STOCK", "selectable": true, "lineTotalVnd": 300000 },</w:t>
      </w:r>
      <w:r w:rsidDel="00000000" w:rsidR="00000000" w:rsidRPr="00000000">
        <w:rPr>
          <w:rtl w:val="0"/>
        </w:rPr>
      </w:r>
    </w:p>
    <w:p w:rsidR="00000000" w:rsidDel="00000000" w:rsidP="00000000" w:rsidRDefault="00000000" w:rsidRPr="00000000" w14:paraId="000008E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"cartItemId": "ci-02", "productId": "a71c...", "productName": "Quần jean slim",</w:t>
      </w:r>
      <w:r w:rsidDel="00000000" w:rsidR="00000000" w:rsidRPr="00000000">
        <w:rPr>
          <w:rtl w:val="0"/>
        </w:rPr>
      </w:r>
    </w:p>
    <w:p w:rsidR="00000000" w:rsidDel="00000000" w:rsidP="00000000" w:rsidRDefault="00000000" w:rsidRPr="00000000" w14:paraId="000008E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"coverImageUrl": "https://cdn...", "unitPriceVnd": 320000, "quantity": 3,</w:t>
      </w:r>
      <w:r w:rsidDel="00000000" w:rsidR="00000000" w:rsidRPr="00000000">
        <w:rPr>
          <w:rtl w:val="0"/>
        </w:rPr>
      </w:r>
    </w:p>
    <w:p w:rsidR="00000000" w:rsidDel="00000000" w:rsidP="00000000" w:rsidRDefault="00000000" w:rsidRPr="00000000" w14:paraId="000008E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"availableQuantity": 2, "lineStatus": "INSUFFICIENT_STOCK", "selectable": false, "lineTotalVnd": 960000 } ] } ],</w:t>
      </w:r>
      <w:r w:rsidDel="00000000" w:rsidR="00000000" w:rsidRPr="00000000">
        <w:rPr>
          <w:rtl w:val="0"/>
        </w:rPr>
      </w:r>
    </w:p>
    <w:p w:rsidR="00000000" w:rsidDel="00000000" w:rsidP="00000000" w:rsidRDefault="00000000" w:rsidRPr="00000000" w14:paraId="000008E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"removedItems": [ { "productId": "e44b...", "productName": "Mũ lưỡi trai", "reason": "PRODUCT_NOT_SELLABLE" } ],</w:t>
      </w:r>
      <w:r w:rsidDel="00000000" w:rsidR="00000000" w:rsidRPr="00000000">
        <w:rPr>
          <w:rtl w:val="0"/>
        </w:rPr>
      </w:r>
    </w:p>
    <w:p w:rsidR="00000000" w:rsidDel="00000000" w:rsidP="00000000" w:rsidRDefault="00000000" w:rsidRPr="00000000" w14:paraId="000008E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"summary": { "totalQuantity": 5, "lineCount": 2 },</w:t>
      </w:r>
      <w:r w:rsidDel="00000000" w:rsidR="00000000" w:rsidRPr="00000000">
        <w:rPr>
          <w:rtl w:val="0"/>
        </w:rPr>
      </w:r>
    </w:p>
    <w:p w:rsidR="00000000" w:rsidDel="00000000" w:rsidP="00000000" w:rsidRDefault="00000000" w:rsidRPr="00000000" w14:paraId="000008E6">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"paymentBlocked": false } }</w:t>
      </w:r>
      <w:r w:rsidDel="00000000" w:rsidR="00000000" w:rsidRPr="00000000">
        <w:rPr>
          <w:rtl w:val="0"/>
        </w:rPr>
      </w:r>
    </w:p>
    <w:p w:rsidR="00000000" w:rsidDel="00000000" w:rsidP="00000000" w:rsidRDefault="00000000" w:rsidRPr="00000000" w14:paraId="000008E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/cart/summary</w:t>
      </w:r>
      <w:r w:rsidDel="00000000" w:rsidR="00000000" w:rsidRPr="00000000">
        <w:rPr>
          <w:rFonts w:ascii="Arial" w:cs="Arial" w:eastAsia="Arial" w:hAnsi="Arial"/>
          <w:color w:val="44546a"/>
          <w:sz w:val="20"/>
          <w:szCs w:val="20"/>
          <w:rtl w:val="0"/>
        </w:rPr>
        <w:t xml:space="preserve">  —  Số lượng trên icon giỏ</w:t>
      </w:r>
      <w:r w:rsidDel="00000000" w:rsidR="00000000" w:rsidRPr="00000000">
        <w:rPr>
          <w:rtl w:val="0"/>
        </w:rPr>
      </w:r>
    </w:p>
    <w:p w:rsidR="00000000" w:rsidDel="00000000" w:rsidP="00000000" w:rsidRDefault="00000000" w:rsidRPr="00000000" w14:paraId="000008E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cart:manage:own    UC: B03</w:t>
      </w:r>
      <w:r w:rsidDel="00000000" w:rsidR="00000000" w:rsidRPr="00000000">
        <w:rPr>
          <w:rtl w:val="0"/>
        </w:rPr>
      </w:r>
    </w:p>
    <w:p w:rsidR="00000000" w:rsidDel="00000000" w:rsidP="00000000" w:rsidRDefault="00000000" w:rsidRPr="00000000" w14:paraId="000008E9">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Nhẹ, không gọi service khác. Dùng cho navbar.</w:t>
      </w:r>
      <w:r w:rsidDel="00000000" w:rsidR="00000000" w:rsidRPr="00000000">
        <w:rPr>
          <w:rtl w:val="0"/>
        </w:rPr>
      </w:r>
    </w:p>
    <w:p w:rsidR="00000000" w:rsidDel="00000000" w:rsidP="00000000" w:rsidRDefault="00000000" w:rsidRPr="00000000" w14:paraId="000008E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8E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lineCount, totalQuantity }</w:t>
      </w:r>
      <w:r w:rsidDel="00000000" w:rsidR="00000000" w:rsidRPr="00000000">
        <w:rPr>
          <w:rtl w:val="0"/>
        </w:rPr>
      </w:r>
    </w:p>
    <w:p w:rsidR="00000000" w:rsidDel="00000000" w:rsidP="00000000" w:rsidRDefault="00000000" w:rsidRPr="00000000" w14:paraId="000008E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/cart/items</w:t>
      </w:r>
      <w:r w:rsidDel="00000000" w:rsidR="00000000" w:rsidRPr="00000000">
        <w:rPr>
          <w:rFonts w:ascii="Arial" w:cs="Arial" w:eastAsia="Arial" w:hAnsi="Arial"/>
          <w:color w:val="44546a"/>
          <w:sz w:val="20"/>
          <w:szCs w:val="20"/>
          <w:rtl w:val="0"/>
        </w:rPr>
        <w:t xml:space="preserve">  —  Thêm vào giỏ</w:t>
      </w:r>
      <w:r w:rsidDel="00000000" w:rsidR="00000000" w:rsidRPr="00000000">
        <w:rPr>
          <w:rtl w:val="0"/>
        </w:rPr>
      </w:r>
    </w:p>
    <w:p w:rsidR="00000000" w:rsidDel="00000000" w:rsidP="00000000" w:rsidRDefault="00000000" w:rsidRPr="00000000" w14:paraId="000008E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cart:manage:own    UC: B03</w:t>
      </w:r>
      <w:r w:rsidDel="00000000" w:rsidR="00000000" w:rsidRPr="00000000">
        <w:rPr>
          <w:rtl w:val="0"/>
        </w:rPr>
      </w:r>
    </w:p>
    <w:p w:rsidR="00000000" w:rsidDel="00000000" w:rsidP="00000000" w:rsidRDefault="00000000" w:rsidRPr="00000000" w14:paraId="000008EE">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Sản phẩm đã có trong giỏ → cộng dồn số lượng. Không giữ hàng.</w:t>
      </w:r>
      <w:r w:rsidDel="00000000" w:rsidR="00000000" w:rsidRPr="00000000">
        <w:rPr>
          <w:rtl w:val="0"/>
        </w:rPr>
      </w:r>
    </w:p>
    <w:p w:rsidR="00000000" w:rsidDel="00000000" w:rsidP="00000000" w:rsidRDefault="00000000" w:rsidRPr="00000000" w14:paraId="000008EF">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Cho phép thêm sản phẩm đang hết hàng (FRD UC-B01), nhưng không thêm sản phẩm không bán được.</w:t>
      </w:r>
      <w:r w:rsidDel="00000000" w:rsidR="00000000" w:rsidRPr="00000000">
        <w:rPr>
          <w:rtl w:val="0"/>
        </w:rPr>
      </w:r>
    </w:p>
    <w:p w:rsidR="00000000" w:rsidDel="00000000" w:rsidP="00000000" w:rsidRDefault="00000000" w:rsidRPr="00000000" w14:paraId="000008F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Thiếu cart:manage:own/CUSTOMER →403; User có SELLER hoặc ADMIN cùng CUSTOMER hợp lệ vẫn thêm giỏ được. Chưa login →401. customerId chủ giỏ phải bằng sub.</w:t>
      </w:r>
    </w:p>
    <w:p w:rsidR="00000000" w:rsidDel="00000000" w:rsidP="00000000" w:rsidRDefault="00000000" w:rsidRPr="00000000" w14:paraId="000008F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5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8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8">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C">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8F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1; tổng sau cộng dồn ≤ P-10</w:t>
            </w:r>
            <w:r w:rsidDel="00000000" w:rsidR="00000000" w:rsidRPr="00000000">
              <w:rPr>
                <w:rtl w:val="0"/>
              </w:rPr>
            </w:r>
          </w:p>
        </w:tc>
      </w:tr>
    </w:tbl>
    <w:p w:rsidR="00000000" w:rsidDel="00000000" w:rsidP="00000000" w:rsidRDefault="00000000" w:rsidRPr="00000000" w14:paraId="000008F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90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Cart</w:t>
      </w:r>
      <w:r w:rsidDel="00000000" w:rsidR="00000000" w:rsidRPr="00000000">
        <w:rPr>
          <w:rFonts w:ascii="Arial" w:cs="Arial" w:eastAsia="Arial" w:hAnsi="Arial"/>
          <w:sz w:val="20"/>
          <w:szCs w:val="20"/>
          <w:rtl w:val="0"/>
        </w:rPr>
        <w:t xml:space="preserve"> (giỏ đầy đủ sau khi thêm)</w:t>
      </w:r>
      <w:r w:rsidDel="00000000" w:rsidR="00000000" w:rsidRPr="00000000">
        <w:rPr>
          <w:rtl w:val="0"/>
        </w:rPr>
      </w:r>
    </w:p>
    <w:p w:rsidR="00000000" w:rsidDel="00000000" w:rsidP="00000000" w:rsidRDefault="00000000" w:rsidRPr="00000000" w14:paraId="0000090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90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PRODUCT_NOT_SELLABLE</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90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QUANTITY_LIMIT_EXCEEDED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904">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7a4da8" w:val="clear"/>
          <w:rtl w:val="0"/>
        </w:rPr>
        <w:t xml:space="preserve"> PATCH </w:t>
      </w:r>
      <w:r w:rsidDel="00000000" w:rsidR="00000000" w:rsidRPr="00000000">
        <w:rPr>
          <w:rFonts w:ascii="Arial" w:cs="Arial" w:eastAsia="Arial" w:hAnsi="Arial"/>
          <w:b w:val="1"/>
          <w:bCs w:val="1"/>
          <w:sz w:val="20"/>
          <w:szCs w:val="20"/>
          <w:rtl w:val="0"/>
        </w:rPr>
        <w:t xml:space="preserve">  /cart/items/{cartItemId}</w:t>
      </w:r>
      <w:r w:rsidDel="00000000" w:rsidR="00000000" w:rsidRPr="00000000">
        <w:rPr>
          <w:rFonts w:ascii="Arial" w:cs="Arial" w:eastAsia="Arial" w:hAnsi="Arial"/>
          <w:color w:val="44546a"/>
          <w:sz w:val="20"/>
          <w:szCs w:val="20"/>
          <w:rtl w:val="0"/>
        </w:rPr>
        <w:t xml:space="preserve">  —  Đổi số lượng</w:t>
      </w:r>
      <w:r w:rsidDel="00000000" w:rsidR="00000000" w:rsidRPr="00000000">
        <w:rPr>
          <w:rtl w:val="0"/>
        </w:rPr>
      </w:r>
    </w:p>
    <w:p w:rsidR="00000000" w:rsidDel="00000000" w:rsidP="00000000" w:rsidRDefault="00000000" w:rsidRPr="00000000" w14:paraId="00000905">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cart:manage:own    UC: B03</w:t>
      </w:r>
      <w:r w:rsidDel="00000000" w:rsidR="00000000" w:rsidRPr="00000000">
        <w:rPr>
          <w:rtl w:val="0"/>
        </w:rPr>
      </w:r>
    </w:p>
    <w:p w:rsidR="00000000" w:rsidDel="00000000" w:rsidP="00000000" w:rsidRDefault="00000000" w:rsidRPr="00000000" w14:paraId="0000090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5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0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0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1 ≤ quantity ≤ P-10</w:t>
            </w:r>
            <w:r w:rsidDel="00000000" w:rsidR="00000000" w:rsidRPr="00000000">
              <w:rPr>
                <w:rtl w:val="0"/>
              </w:rPr>
            </w:r>
          </w:p>
        </w:tc>
      </w:tr>
    </w:tbl>
    <w:p w:rsidR="00000000" w:rsidDel="00000000" w:rsidP="00000000" w:rsidRDefault="00000000" w:rsidRPr="00000000" w14:paraId="0000090F">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91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Cart</w:t>
      </w:r>
      <w:r w:rsidDel="00000000" w:rsidR="00000000" w:rsidRPr="00000000">
        <w:rPr>
          <w:rtl w:val="0"/>
        </w:rPr>
      </w:r>
    </w:p>
    <w:p w:rsidR="00000000" w:rsidDel="00000000" w:rsidP="00000000" w:rsidRDefault="00000000" w:rsidRPr="00000000" w14:paraId="0000091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91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91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QUANTITY_LIMIT_EXCEEDED</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91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b03a2e" w:val="clear"/>
          <w:rtl w:val="0"/>
        </w:rPr>
        <w:t xml:space="preserve"> DELETE </w:t>
      </w:r>
      <w:r w:rsidDel="00000000" w:rsidR="00000000" w:rsidRPr="00000000">
        <w:rPr>
          <w:rFonts w:ascii="Arial" w:cs="Arial" w:eastAsia="Arial" w:hAnsi="Arial"/>
          <w:b w:val="1"/>
          <w:bCs w:val="1"/>
          <w:sz w:val="20"/>
          <w:szCs w:val="20"/>
          <w:rtl w:val="0"/>
        </w:rPr>
        <w:t xml:space="preserve">  /cart/items/{cartItemId}</w:t>
      </w:r>
      <w:r w:rsidDel="00000000" w:rsidR="00000000" w:rsidRPr="00000000">
        <w:rPr>
          <w:rFonts w:ascii="Arial" w:cs="Arial" w:eastAsia="Arial" w:hAnsi="Arial"/>
          <w:color w:val="44546a"/>
          <w:sz w:val="20"/>
          <w:szCs w:val="20"/>
          <w:rtl w:val="0"/>
        </w:rPr>
        <w:t xml:space="preserve">  —  Xóa dòng khỏi giỏ</w:t>
      </w:r>
      <w:r w:rsidDel="00000000" w:rsidR="00000000" w:rsidRPr="00000000">
        <w:rPr>
          <w:rtl w:val="0"/>
        </w:rPr>
      </w:r>
    </w:p>
    <w:p w:rsidR="00000000" w:rsidDel="00000000" w:rsidP="00000000" w:rsidRDefault="00000000" w:rsidRPr="00000000" w14:paraId="0000091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cart:manage:own    UC: B03</w:t>
      </w:r>
      <w:r w:rsidDel="00000000" w:rsidR="00000000" w:rsidRPr="00000000">
        <w:rPr>
          <w:rtl w:val="0"/>
        </w:rPr>
      </w:r>
    </w:p>
    <w:p w:rsidR="00000000" w:rsidDel="00000000" w:rsidP="00000000" w:rsidRDefault="00000000" w:rsidRPr="00000000" w14:paraId="0000091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91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Cart</w:t>
      </w:r>
      <w:r w:rsidDel="00000000" w:rsidR="00000000" w:rsidRPr="00000000">
        <w:rPr>
          <w:rtl w:val="0"/>
        </w:rPr>
      </w:r>
    </w:p>
    <w:p w:rsidR="00000000" w:rsidDel="00000000" w:rsidP="00000000" w:rsidRDefault="00000000" w:rsidRPr="00000000" w14:paraId="0000091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91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91B">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6.4 Order Service (Order Inventory Fulfillment)</w:t>
      </w:r>
      <w:r w:rsidDel="00000000" w:rsidR="00000000" w:rsidRPr="00000000">
        <w:rPr>
          <w:rtl w:val="0"/>
        </w:rPr>
      </w:r>
    </w:p>
    <w:p w:rsidR="00000000" w:rsidDel="00000000" w:rsidP="00000000" w:rsidRDefault="00000000" w:rsidRPr="00000000" w14:paraId="0000091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w:t>
      </w:r>
      <w:r w:rsidDel="00000000" w:rsidR="00000000" w:rsidRPr="00000000">
        <w:rPr>
          <w:rFonts w:ascii="Arial" w:cs="Arial" w:eastAsia="Arial" w:hAnsi="Arial"/>
          <w:sz w:val="20"/>
          <w:szCs w:val="20"/>
          <w:rtl w:val="0"/>
        </w:rPr>
        <w:t xml:space="preserve"> checkout và tách đơn theo cửa hàng, giữ hàng, vòng đời đơn của Customer và Seller, tồn kho và lịch sử kho, số liệu đơn, job J1/J3/J4. </w:t>
      </w:r>
      <w:r w:rsidDel="00000000" w:rsidR="00000000" w:rsidRPr="00000000">
        <w:rPr>
          <w:rFonts w:ascii="Arial" w:cs="Arial" w:eastAsia="Arial" w:hAnsi="Arial"/>
          <w:b w:val="1"/>
          <w:bCs w:val="1"/>
          <w:sz w:val="20"/>
          <w:szCs w:val="20"/>
          <w:rtl w:val="0"/>
        </w:rPr>
        <w:t xml:space="preserve">UC:</w:t>
      </w:r>
      <w:r w:rsidDel="00000000" w:rsidR="00000000" w:rsidRPr="00000000">
        <w:rPr>
          <w:rFonts w:ascii="Arial" w:cs="Arial" w:eastAsia="Arial" w:hAnsi="Arial"/>
          <w:sz w:val="20"/>
          <w:szCs w:val="20"/>
          <w:rtl w:val="0"/>
        </w:rPr>
        <w:t xml:space="preserve"> B04, B06, B07, B08, B09, B10, D02, D03, một phần D04, E02, E08.</w:t>
      </w:r>
      <w:r w:rsidDel="00000000" w:rsidR="00000000" w:rsidRPr="00000000">
        <w:rPr>
          <w:rtl w:val="0"/>
        </w:rPr>
      </w:r>
    </w:p>
    <w:p w:rsidR="00000000" w:rsidDel="00000000" w:rsidP="00000000" w:rsidRDefault="00000000" w:rsidRPr="00000000" w14:paraId="0000091D">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Luồng chính của Customer</w:t>
      </w:r>
      <w:r w:rsidDel="00000000" w:rsidR="00000000" w:rsidRPr="00000000">
        <w:rPr>
          <w:rtl w:val="0"/>
        </w:rPr>
      </w:r>
    </w:p>
    <w:p w:rsidR="00000000" w:rsidDel="00000000" w:rsidP="00000000" w:rsidRDefault="00000000" w:rsidRPr="00000000" w14:paraId="0000091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Từ giỏ:</w:t>
      </w:r>
      <w:r w:rsidDel="00000000" w:rsidR="00000000" w:rsidRPr="00000000">
        <w:rPr>
          <w:rFonts w:ascii="Arial Unicode MS" w:cs="Arial Unicode MS" w:eastAsia="Arial Unicode MS" w:hAnsi="Arial Unicode MS"/>
          <w:sz w:val="20"/>
          <w:szCs w:val="20"/>
          <w:rtl w:val="0"/>
        </w:rPr>
        <w:t xml:space="preserve"> chọn dòng → </w:t>
      </w:r>
      <w:r w:rsidDel="00000000" w:rsidR="00000000" w:rsidRPr="00000000">
        <w:rPr>
          <w:rFonts w:ascii="Arial" w:cs="Arial" w:eastAsia="Arial" w:hAnsi="Arial"/>
          <w:color w:val="8a2b1f"/>
          <w:sz w:val="20"/>
          <w:szCs w:val="20"/>
          <w:rtl w:val="0"/>
        </w:rPr>
        <w:t xml:space="preserve">POST /orders/checkout/preview</w:t>
      </w:r>
      <w:r w:rsidDel="00000000" w:rsidR="00000000" w:rsidRPr="00000000">
        <w:rPr>
          <w:rFonts w:ascii="Arial Unicode MS" w:cs="Arial Unicode MS" w:eastAsia="Arial Unicode MS" w:hAnsi="Arial Unicode MS"/>
          <w:sz w:val="20"/>
          <w:szCs w:val="20"/>
          <w:rtl w:val="0"/>
        </w:rPr>
        <w:t xml:space="preserve"> (source CART) → trang Thanh toán → </w:t>
      </w:r>
      <w:r w:rsidDel="00000000" w:rsidR="00000000" w:rsidRPr="00000000">
        <w:rPr>
          <w:rFonts w:ascii="Arial" w:cs="Arial" w:eastAsia="Arial" w:hAnsi="Arial"/>
          <w:color w:val="8a2b1f"/>
          <w:sz w:val="20"/>
          <w:szCs w:val="20"/>
          <w:rtl w:val="0"/>
        </w:rPr>
        <w:t xml:space="preserve">POST /orders/checkout-sessions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91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Mua ngay:</w:t>
      </w:r>
      <w:r w:rsidDel="00000000" w:rsidR="00000000" w:rsidRPr="00000000">
        <w:rPr>
          <w:rFonts w:ascii="Arial Unicode MS" w:cs="Arial Unicode MS" w:eastAsia="Arial Unicode MS" w:hAnsi="Arial Unicode MS"/>
          <w:sz w:val="20"/>
          <w:szCs w:val="20"/>
          <w:rtl w:val="0"/>
        </w:rPr>
        <w:t xml:space="preserve"> trang sản phẩm → </w:t>
      </w:r>
      <w:r w:rsidDel="00000000" w:rsidR="00000000" w:rsidRPr="00000000">
        <w:rPr>
          <w:rFonts w:ascii="Arial" w:cs="Arial" w:eastAsia="Arial" w:hAnsi="Arial"/>
          <w:color w:val="8a2b1f"/>
          <w:sz w:val="20"/>
          <w:szCs w:val="20"/>
          <w:rtl w:val="0"/>
        </w:rPr>
        <w:t xml:space="preserve">POST /orders/checkout/preview</w:t>
      </w:r>
      <w:r w:rsidDel="00000000" w:rsidR="00000000" w:rsidRPr="00000000">
        <w:rPr>
          <w:rFonts w:ascii="Arial Unicode MS" w:cs="Arial Unicode MS" w:eastAsia="Arial Unicode MS" w:hAnsi="Arial Unicode MS"/>
          <w:sz w:val="20"/>
          <w:szCs w:val="20"/>
          <w:rtl w:val="0"/>
        </w:rPr>
        <w:t xml:space="preserve"> (source BUY_NOW) → </w:t>
      </w:r>
      <w:r w:rsidDel="00000000" w:rsidR="00000000" w:rsidRPr="00000000">
        <w:rPr>
          <w:rFonts w:ascii="Arial" w:cs="Arial" w:eastAsia="Arial" w:hAnsi="Arial"/>
          <w:color w:val="8a2b1f"/>
          <w:sz w:val="20"/>
          <w:szCs w:val="20"/>
          <w:rtl w:val="0"/>
        </w:rPr>
        <w:t xml:space="preserve">POST /orders/checkout-sessions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92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Kết quả: 1 CheckoutSession + N Order ở AWAITING_PAYMENT → FE gọi </w:t>
      </w:r>
      <w:r w:rsidDel="00000000" w:rsidR="00000000" w:rsidRPr="00000000">
        <w:rPr>
          <w:rFonts w:ascii="Arial" w:cs="Arial" w:eastAsia="Arial" w:hAnsi="Arial"/>
          <w:color w:val="8a2b1f"/>
          <w:sz w:val="20"/>
          <w:szCs w:val="20"/>
          <w:rtl w:val="0"/>
        </w:rPr>
        <w:t xml:space="preserve">POST /payments</w:t>
      </w:r>
      <w:r w:rsidDel="00000000" w:rsidR="00000000" w:rsidRPr="00000000">
        <w:rPr>
          <w:rFonts w:ascii="Arial" w:cs="Arial" w:eastAsia="Arial" w:hAnsi="Arial"/>
          <w:sz w:val="20"/>
          <w:szCs w:val="20"/>
          <w:rtl w:val="0"/>
        </w:rPr>
        <w:t xml:space="preserve"> (Payment Service).</w:t>
      </w:r>
    </w:p>
    <w:p w:rsidR="00000000" w:rsidDel="00000000" w:rsidP="00000000" w:rsidRDefault="00000000" w:rsidRPr="00000000" w14:paraId="0000092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Khi nhận </w:t>
      </w:r>
      <w:r w:rsidDel="00000000" w:rsidR="00000000" w:rsidRPr="00000000">
        <w:rPr>
          <w:rFonts w:ascii="Arial" w:cs="Arial" w:eastAsia="Arial" w:hAnsi="Arial"/>
          <w:color w:val="8a2b1f"/>
          <w:sz w:val="20"/>
          <w:szCs w:val="20"/>
          <w:rtl w:val="0"/>
        </w:rPr>
        <w:t xml:space="preserve">payment.succeeded</w:t>
      </w:r>
      <w:r w:rsidDel="00000000" w:rsidR="00000000" w:rsidRPr="00000000">
        <w:rPr>
          <w:rFonts w:ascii="Arial" w:cs="Arial" w:eastAsia="Arial" w:hAnsi="Arial"/>
          <w:sz w:val="20"/>
          <w:szCs w:val="20"/>
          <w:rtl w:val="0"/>
        </w:rPr>
        <w:t xml:space="preserve">: N đơn → PAID, trừ kho, phát </w:t>
      </w:r>
      <w:r w:rsidDel="00000000" w:rsidR="00000000" w:rsidRPr="00000000">
        <w:rPr>
          <w:rFonts w:ascii="Arial" w:cs="Arial" w:eastAsia="Arial" w:hAnsi="Arial"/>
          <w:color w:val="8a2b1f"/>
          <w:sz w:val="20"/>
          <w:szCs w:val="20"/>
          <w:rtl w:val="0"/>
        </w:rPr>
        <w:t xml:space="preserve">checkout.paid</w:t>
      </w:r>
      <w:r w:rsidDel="00000000" w:rsidR="00000000" w:rsidRPr="00000000">
        <w:rPr>
          <w:rFonts w:ascii="Arial" w:cs="Arial" w:eastAsia="Arial" w:hAnsi="Arial"/>
          <w:sz w:val="20"/>
          <w:szCs w:val="20"/>
          <w:rtl w:val="0"/>
        </w:rPr>
        <w:t xml:space="preserve"> cho Cart, Finance, Notification. Chi tiết ở Mục 8.1.</w:t>
      </w:r>
    </w:p>
    <w:p w:rsidR="00000000" w:rsidDel="00000000" w:rsidP="00000000" w:rsidRDefault="00000000" w:rsidRPr="00000000" w14:paraId="00000922">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State machine của Order (DB 8.2B)</w:t>
      </w:r>
      <w:r w:rsidDel="00000000" w:rsidR="00000000" w:rsidRPr="00000000">
        <w:rPr>
          <w:rtl w:val="0"/>
        </w:rPr>
      </w:r>
    </w:p>
    <w:tbl>
      <w:tblPr>
        <w:tblStyle w:val="Table5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362"/>
        <w:gridCol w:w="4543"/>
        <w:gridCol w:w="2455"/>
        <w:tblGridChange w:id="0">
          <w:tblGrid>
            <w:gridCol w:w="2362"/>
            <w:gridCol w:w="4543"/>
            <w:gridCol w:w="245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Từ</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Sự kiện /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Sang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AWAITING_PAYMENT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payment.failed / J1 hết hạn / khách hủy phiên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PAYMENT_FAILED / EXPIRED / CANCELLED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start-packing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cancel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CANCELLED → 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PAID, 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reject (Seller) / J4 quá 7 ngày / Seller bị cấm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CANCELLED → Refund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mark-delivered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DELIVERED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confirm-receipt (Customer) / J3 quá 7 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CONFIRMED → quyết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CONFIRMED, 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Kết thúc, không chuyển tiếp</w:t>
            </w:r>
            <w:r w:rsidDel="00000000" w:rsidR="00000000" w:rsidRPr="00000000">
              <w:rPr>
                <w:rtl w:val="0"/>
              </w:rPr>
            </w:r>
          </w:p>
        </w:tc>
      </w:tr>
    </w:tbl>
    <w:p w:rsidR="00000000" w:rsidDel="00000000" w:rsidP="00000000" w:rsidRDefault="00000000" w:rsidRPr="00000000" w14:paraId="0000093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F">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5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/orders/checkout/preview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trước trang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checkout:create:own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B04, 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/orders/checkout-sessions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Đặt hàng: tạo phiên thanh toán và N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checkout:create:own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B04, B10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/orders/checkout-sessions/current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Phiên đang chờ thanh toán (nếu 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B04, B05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/orders/checkout-sessions/{checkoutSessionId}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phiên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B05, B07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/orders/checkout-sessions/{checkoutSessionId}/cancel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Hủy cả phiên trước khi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order:cancel:own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mua của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/orders/me/{orderId}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đơn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B05, B07, B08, B09, C01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/orders/me/{orderId}/cancel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Khách hủy đơn đã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order:cancel:own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/orders/me/{orderId}/confirm-receipt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nhận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order:confirm:own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/orders/seller/orders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của cửa hàng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/orders/seller/orders/{orderId}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đơn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 D04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/orders/seller/orders/{orderId}/start-packing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Bắt đầu đóng gói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/orders/seller/orders/{orderId}/mark-delivered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Xác nhận đã giao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/orders/seller/orders/{orderId}/reject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Từ chối giao hàng (Must)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 G02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/orders/seller/inventory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Tồn kho sản phẩm của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inventory:manage:own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/orders/seller/inventory/{productId}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Cập nhật tồn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inventory:manage:own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/orders/seller/inventory/{productId}/movements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Lịch sử biến động kho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inventory:manage:own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/orders/seller/stats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Kết quả kinh doanh theo kỳ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/orders/seller/dashboard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Khối "Việc cần làm" của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order:fulfill:own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D02, D03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/orders/admin/orders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đơn toàn hệ thống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 E01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/orders/admin/orders/{orderId}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đơn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/orders/admin/stats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Tiến độ đơn và hàng chờ (tổng quan Admin)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E02</w:t>
            </w:r>
            <w:r w:rsidDel="00000000" w:rsidR="00000000" w:rsidRPr="00000000">
              <w:rPr>
                <w:rtl w:val="0"/>
              </w:rPr>
            </w:r>
          </w:p>
        </w:tc>
      </w:tr>
    </w:tbl>
    <w:p w:rsidR="00000000" w:rsidDel="00000000" w:rsidP="00000000" w:rsidRDefault="00000000" w:rsidRPr="00000000" w14:paraId="000009C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B">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5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CheckoutPreview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source, orders: [{ seller, items: [{ productId, productName, coverImageUrl, unitPriceVnd, quantity, lineTotalVnd }], orderTotalVnd }], shippingFeeVnd (0), totalAmountVnd, defaultAddress: Address | null, issues: [{ productId, cartItemId, code, availableQuantity }], blockers: [{ code, ... }], canPlaceOrder,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 checkoutCode, source, status, paymentStatus (NONE | PENDING | SUCCESS | FAILED), totalAmountVnd, shippingFeeVnd, expiresAt, paidAt, shippingAddress (snapshot), orders: OrderSummary[], allowedActions,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ShippingAddress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recipientName, recipientPhone, provinceCode, provinceName, wardCode, wardName, addressDetail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orderCode, checkoutSessionId, checkoutCode, seller { sellerId, sellerName }, status, totalAmountVnd, itemCount, firstItem { productName, coverImageUrl }, createdAt, paidAt, refundStatus (null | PENDING | SUCCESS | FAILED)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orderItemId, productId, productName, coverImageUrl, unitPriceVnd, quantity, lineTotalVnd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CustomerOrderDetail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OrderSummary + items: OrderItem[], shippingAddress, trackingNumber, sellerActionDueAt, deliveredAt, customerConfirmDueAt, confirmedAt, cancellation|null, refund|null, refundPendingCreation, reviewSummary: [{ orderItemId, productId, hasReviewed, reviewId|null, canReview }], timeline[], allowedActions, isSimulated. reviewSummary lấy từ Catalog nội bộ và Order CONFIRMED.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SellerOrderSummary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orderCode, checkoutCode, status, totalAmountVnd, items (tên + số lượng), paidAt, sellerActionDueAt, customerConfirmDueAt, allowedActions</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SellerOrderDetail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SellerOrderSummary + shippingAddress, items: OrderItem[], trackingNumber, commissionBps, commissionAmountVnd, sellerAmountVnd (tính theo DB 8.3 trên Order.total), deliveredAt, confirmedAt, cancellation, timeline,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AdminOrderSummary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OrderSummary + customerId, customerName, sellerActionDueAt, customerConfirmDueAt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InventoryItem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 productName, onHandQuantity, reservedQuantity, availableQuantity, version, updatedAt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StockMovement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movementId, movementType (IMPORT | MANUAL_ADJUST | SOLD | RESTOCK), quantityDelta, orderItemId, orderCode, actorType, note, createdAt</w:t>
            </w:r>
            <w:r w:rsidDel="00000000" w:rsidR="00000000" w:rsidRPr="00000000">
              <w:rPr>
                <w:rtl w:val="0"/>
              </w:rPr>
            </w:r>
          </w:p>
        </w:tc>
      </w:tr>
    </w:tbl>
    <w:p w:rsidR="00000000" w:rsidDel="00000000" w:rsidP="00000000" w:rsidRDefault="00000000" w:rsidRPr="00000000" w14:paraId="000009E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E5">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9E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/orders/checkout/preview</w:t>
      </w:r>
      <w:r w:rsidDel="00000000" w:rsidR="00000000" w:rsidRPr="00000000">
        <w:rPr>
          <w:rFonts w:ascii="Arial" w:cs="Arial" w:eastAsia="Arial" w:hAnsi="Arial"/>
          <w:color w:val="44546a"/>
          <w:sz w:val="20"/>
          <w:szCs w:val="20"/>
          <w:rtl w:val="0"/>
        </w:rPr>
        <w:t xml:space="preserve">  —  Xem trước trang Thanh toán</w:t>
      </w:r>
      <w:r w:rsidDel="00000000" w:rsidR="00000000" w:rsidRPr="00000000">
        <w:rPr>
          <w:rtl w:val="0"/>
        </w:rPr>
      </w:r>
    </w:p>
    <w:p w:rsidR="00000000" w:rsidDel="00000000" w:rsidP="00000000" w:rsidRDefault="00000000" w:rsidRPr="00000000" w14:paraId="000009E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checkout:create:own    UC: B04, B10</w:t>
      </w:r>
      <w:r w:rsidDel="00000000" w:rsidR="00000000" w:rsidRPr="00000000">
        <w:rPr>
          <w:rtl w:val="0"/>
        </w:rPr>
      </w:r>
    </w:p>
    <w:p w:rsidR="00000000" w:rsidDel="00000000" w:rsidP="00000000" w:rsidRDefault="00000000" w:rsidRPr="00000000" w14:paraId="000009E8">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Không ghi dữ liệu, không giữ hàng. Dùng để render trang "Thanh toán / Xác nhận đặt hàng".</w:t>
      </w:r>
      <w:r w:rsidDel="00000000" w:rsidR="00000000" w:rsidRPr="00000000">
        <w:rPr>
          <w:rtl w:val="0"/>
        </w:rPr>
      </w:r>
    </w:p>
    <w:p w:rsidR="00000000" w:rsidDel="00000000" w:rsidP="00000000" w:rsidRDefault="00000000" w:rsidRPr="00000000" w14:paraId="000009E9">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Gom dòng hàng theo Seller (mỗi nhóm = 1 đơn dự kiến), tính tổng từng đơn và tổng chung, kiểm tra tồn và trạng thái bán được, trả địa chỉ mặc định.</w:t>
      </w:r>
      <w:r w:rsidDel="00000000" w:rsidR="00000000" w:rsidRPr="00000000">
        <w:rPr>
          <w:rtl w:val="0"/>
        </w:rPr>
      </w:r>
    </w:p>
    <w:p w:rsidR="00000000" w:rsidDel="00000000" w:rsidP="00000000" w:rsidRDefault="00000000" w:rsidRPr="00000000" w14:paraId="000009E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Trả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 kể cả khi có dòng lỗi; lỗi nằm trong </w:t>
      </w:r>
      <w:r w:rsidDel="00000000" w:rsidR="00000000" w:rsidRPr="00000000">
        <w:rPr>
          <w:rFonts w:ascii="Arial" w:cs="Arial" w:eastAsia="Arial" w:hAnsi="Arial"/>
          <w:color w:val="8a2b1f"/>
          <w:sz w:val="20"/>
          <w:szCs w:val="20"/>
          <w:rtl w:val="0"/>
        </w:rPr>
        <w:t xml:space="preserve">issues[]</w:t>
      </w:r>
      <w:r w:rsidDel="00000000" w:rsidR="00000000" w:rsidRPr="00000000">
        <w:rPr>
          <w:rFonts w:ascii="Arial" w:cs="Arial" w:eastAsia="Arial" w:hAnsi="Arial"/>
          <w:sz w:val="20"/>
          <w:szCs w:val="20"/>
          <w:rtl w:val="0"/>
        </w:rPr>
        <w:t xml:space="preserve"> và </w:t>
      </w:r>
      <w:r w:rsidDel="00000000" w:rsidR="00000000" w:rsidRPr="00000000">
        <w:rPr>
          <w:rFonts w:ascii="Arial" w:cs="Arial" w:eastAsia="Arial" w:hAnsi="Arial"/>
          <w:color w:val="8a2b1f"/>
          <w:sz w:val="20"/>
          <w:szCs w:val="20"/>
          <w:rtl w:val="0"/>
        </w:rPr>
        <w:t xml:space="preserve">canPlaceOrder = false</w:t>
      </w:r>
      <w:r w:rsidDel="00000000" w:rsidR="00000000" w:rsidRPr="00000000">
        <w:rPr>
          <w:rFonts w:ascii="Arial" w:cs="Arial" w:eastAsia="Arial" w:hAnsi="Arial"/>
          <w:sz w:val="20"/>
          <w:szCs w:val="20"/>
          <w:rtl w:val="0"/>
        </w:rPr>
        <w:t xml:space="preserve">. Mọi điều kiện được kiểm tra lại ở bước tạo phiên.</w:t>
      </w:r>
    </w:p>
    <w:p w:rsidR="00000000" w:rsidDel="00000000" w:rsidP="00000000" w:rsidRDefault="00000000" w:rsidRPr="00000000" w14:paraId="000009E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5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9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2">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hoặc BUY_NOW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cartItemIds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nếu 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1 dòng đã chọn trong giỏ</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buyNowItem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object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nếu BUY_NOW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9F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productId, quantity }; 1 ≤ quantity ≤ min(khả dụng, P-10)</w:t>
            </w:r>
            <w:r w:rsidDel="00000000" w:rsidR="00000000" w:rsidRPr="00000000">
              <w:rPr>
                <w:rtl w:val="0"/>
              </w:rPr>
            </w:r>
          </w:p>
        </w:tc>
      </w:tr>
    </w:tbl>
    <w:p w:rsidR="00000000" w:rsidDel="00000000" w:rsidP="00000000" w:rsidRDefault="00000000" w:rsidRPr="00000000" w14:paraId="000009F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9FE">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CheckoutPreview</w:t>
      </w:r>
      <w:r w:rsidDel="00000000" w:rsidR="00000000" w:rsidRPr="00000000">
        <w:rPr>
          <w:rtl w:val="0"/>
        </w:rPr>
      </w:r>
    </w:p>
    <w:p w:rsidR="00000000" w:rsidDel="00000000" w:rsidP="00000000" w:rsidRDefault="00000000" w:rsidRPr="00000000" w14:paraId="000009F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/api/v1/orders/checkout/preview</w:t>
      </w:r>
      <w:r w:rsidDel="00000000" w:rsidR="00000000" w:rsidRPr="00000000">
        <w:rPr>
          <w:rtl w:val="0"/>
        </w:rPr>
      </w:r>
    </w:p>
    <w:p w:rsidR="00000000" w:rsidDel="00000000" w:rsidP="00000000" w:rsidRDefault="00000000" w:rsidRPr="00000000" w14:paraId="00000A0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"source": "CART", "cartItemIds": ["ci-01", "ci-07"] }</w:t>
      </w:r>
      <w:r w:rsidDel="00000000" w:rsidR="00000000" w:rsidRPr="00000000">
        <w:rPr>
          <w:rtl w:val="0"/>
        </w:rPr>
      </w:r>
    </w:p>
    <w:p w:rsidR="00000000" w:rsidDel="00000000" w:rsidP="00000000" w:rsidRDefault="00000000" w:rsidRPr="00000000" w14:paraId="00000A0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A0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200 OK</w:t>
      </w:r>
      <w:r w:rsidDel="00000000" w:rsidR="00000000" w:rsidRPr="00000000">
        <w:rPr>
          <w:rtl w:val="0"/>
        </w:rPr>
      </w:r>
    </w:p>
    <w:p w:rsidR="00000000" w:rsidDel="00000000" w:rsidP="00000000" w:rsidRDefault="00000000" w:rsidRPr="00000000" w14:paraId="00000A0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w:t>
      </w:r>
      <w:r w:rsidDel="00000000" w:rsidR="00000000" w:rsidRPr="00000000">
        <w:rPr>
          <w:rtl w:val="0"/>
        </w:rPr>
      </w:r>
    </w:p>
    <w:p w:rsidR="00000000" w:rsidDel="00000000" w:rsidP="00000000" w:rsidRDefault="00000000" w:rsidRPr="00000000" w14:paraId="00000A0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"source": "CART",</w:t>
      </w:r>
      <w:r w:rsidDel="00000000" w:rsidR="00000000" w:rsidRPr="00000000">
        <w:rPr>
          <w:rtl w:val="0"/>
        </w:rPr>
      </w:r>
    </w:p>
    <w:p w:rsidR="00000000" w:rsidDel="00000000" w:rsidP="00000000" w:rsidRDefault="00000000" w:rsidRPr="00000000" w14:paraId="00000A0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"orders": [</w:t>
      </w:r>
      <w:r w:rsidDel="00000000" w:rsidR="00000000" w:rsidRPr="00000000">
        <w:rPr>
          <w:rtl w:val="0"/>
        </w:rPr>
      </w:r>
    </w:p>
    <w:p w:rsidR="00000000" w:rsidDel="00000000" w:rsidP="00000000" w:rsidRDefault="00000000" w:rsidRPr="00000000" w14:paraId="00000A0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"seller": { "sellerId": "5d2a...", "sellerName": "Shop Áo Xinh" },</w:t>
      </w:r>
      <w:r w:rsidDel="00000000" w:rsidR="00000000" w:rsidRPr="00000000">
        <w:rPr>
          <w:rtl w:val="0"/>
        </w:rPr>
      </w:r>
    </w:p>
    <w:p w:rsidR="00000000" w:rsidDel="00000000" w:rsidP="00000000" w:rsidRDefault="00000000" w:rsidRPr="00000000" w14:paraId="00000A0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"items": [ { "productId": "8b1f...", "productName": "Áo thun basic cotton", "coverImageUrl": "...",</w:t>
      </w:r>
      <w:r w:rsidDel="00000000" w:rsidR="00000000" w:rsidRPr="00000000">
        <w:rPr>
          <w:rtl w:val="0"/>
        </w:rPr>
      </w:r>
    </w:p>
    <w:p w:rsidR="00000000" w:rsidDel="00000000" w:rsidP="00000000" w:rsidRDefault="00000000" w:rsidRPr="00000000" w14:paraId="00000A0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"unitPriceVnd": 150000, "quantity": 2, "lineTotalVnd": 300000 } ],</w:t>
      </w:r>
      <w:r w:rsidDel="00000000" w:rsidR="00000000" w:rsidRPr="00000000">
        <w:rPr>
          <w:rtl w:val="0"/>
        </w:rPr>
      </w:r>
    </w:p>
    <w:p w:rsidR="00000000" w:rsidDel="00000000" w:rsidP="00000000" w:rsidRDefault="00000000" w:rsidRPr="00000000" w14:paraId="00000A0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"orderTotalVnd": 300000 },</w:t>
      </w:r>
      <w:r w:rsidDel="00000000" w:rsidR="00000000" w:rsidRPr="00000000">
        <w:rPr>
          <w:rtl w:val="0"/>
        </w:rPr>
      </w:r>
    </w:p>
    <w:p w:rsidR="00000000" w:rsidDel="00000000" w:rsidP="00000000" w:rsidRDefault="00000000" w:rsidRPr="00000000" w14:paraId="00000A0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"seller": { "sellerId": "9e7c...", "sellerName": "Giày Việt" },</w:t>
      </w:r>
      <w:r w:rsidDel="00000000" w:rsidR="00000000" w:rsidRPr="00000000">
        <w:rPr>
          <w:rtl w:val="0"/>
        </w:rPr>
      </w:r>
    </w:p>
    <w:p w:rsidR="00000000" w:rsidDel="00000000" w:rsidP="00000000" w:rsidRDefault="00000000" w:rsidRPr="00000000" w14:paraId="00000A0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"items": [ { "productId": "f02d...", "productName": "Sneaker trắng", "coverImageUrl": "...",</w:t>
      </w:r>
      <w:r w:rsidDel="00000000" w:rsidR="00000000" w:rsidRPr="00000000">
        <w:rPr>
          <w:rtl w:val="0"/>
        </w:rPr>
      </w:r>
    </w:p>
    <w:p w:rsidR="00000000" w:rsidDel="00000000" w:rsidP="00000000" w:rsidRDefault="00000000" w:rsidRPr="00000000" w14:paraId="00000A0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"unitPriceVnd": 450000, "quantity": 1, "lineTotalVnd": 450000 } ],</w:t>
      </w:r>
      <w:r w:rsidDel="00000000" w:rsidR="00000000" w:rsidRPr="00000000">
        <w:rPr>
          <w:rtl w:val="0"/>
        </w:rPr>
      </w:r>
    </w:p>
    <w:p w:rsidR="00000000" w:rsidDel="00000000" w:rsidP="00000000" w:rsidRDefault="00000000" w:rsidRPr="00000000" w14:paraId="00000A0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"orderTotalVnd": 450000 } ],</w:t>
      </w:r>
      <w:r w:rsidDel="00000000" w:rsidR="00000000" w:rsidRPr="00000000">
        <w:rPr>
          <w:rtl w:val="0"/>
        </w:rPr>
      </w:r>
    </w:p>
    <w:p w:rsidR="00000000" w:rsidDel="00000000" w:rsidP="00000000" w:rsidRDefault="00000000" w:rsidRPr="00000000" w14:paraId="00000A0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"shippingFeeVnd": 0,</w:t>
      </w:r>
      <w:r w:rsidDel="00000000" w:rsidR="00000000" w:rsidRPr="00000000">
        <w:rPr>
          <w:rtl w:val="0"/>
        </w:rPr>
      </w:r>
    </w:p>
    <w:p w:rsidR="00000000" w:rsidDel="00000000" w:rsidP="00000000" w:rsidRDefault="00000000" w:rsidRPr="00000000" w14:paraId="00000A0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"totalAmountVnd": 750000,</w:t>
      </w:r>
      <w:r w:rsidDel="00000000" w:rsidR="00000000" w:rsidRPr="00000000">
        <w:rPr>
          <w:rtl w:val="0"/>
        </w:rPr>
      </w:r>
    </w:p>
    <w:p w:rsidR="00000000" w:rsidDel="00000000" w:rsidP="00000000" w:rsidRDefault="00000000" w:rsidRPr="00000000" w14:paraId="00000A1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"defaultAddress": { "addressId": "ad-3", "recipientName": "Nguyễn Văn An", "...": "..." },</w:t>
      </w:r>
      <w:r w:rsidDel="00000000" w:rsidR="00000000" w:rsidRPr="00000000">
        <w:rPr>
          <w:rtl w:val="0"/>
        </w:rPr>
      </w:r>
    </w:p>
    <w:p w:rsidR="00000000" w:rsidDel="00000000" w:rsidP="00000000" w:rsidRDefault="00000000" w:rsidRPr="00000000" w14:paraId="00000A1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"issues": [],</w:t>
      </w:r>
      <w:r w:rsidDel="00000000" w:rsidR="00000000" w:rsidRPr="00000000">
        <w:rPr>
          <w:rtl w:val="0"/>
        </w:rPr>
      </w:r>
    </w:p>
    <w:p w:rsidR="00000000" w:rsidDel="00000000" w:rsidP="00000000" w:rsidRDefault="00000000" w:rsidRPr="00000000" w14:paraId="00000A1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"blockers": [],</w:t>
      </w:r>
      <w:r w:rsidDel="00000000" w:rsidR="00000000" w:rsidRPr="00000000">
        <w:rPr>
          <w:rtl w:val="0"/>
        </w:rPr>
      </w:r>
    </w:p>
    <w:p w:rsidR="00000000" w:rsidDel="00000000" w:rsidP="00000000" w:rsidRDefault="00000000" w:rsidRPr="00000000" w14:paraId="00000A1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"canPlaceOrder": true,</w:t>
      </w:r>
      <w:r w:rsidDel="00000000" w:rsidR="00000000" w:rsidRPr="00000000">
        <w:rPr>
          <w:rtl w:val="0"/>
        </w:rPr>
      </w:r>
    </w:p>
    <w:p w:rsidR="00000000" w:rsidDel="00000000" w:rsidP="00000000" w:rsidRDefault="00000000" w:rsidRPr="00000000" w14:paraId="00000A14">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A1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1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blockers[]</w:t>
      </w:r>
      <w:r w:rsidDel="00000000" w:rsidR="00000000" w:rsidRPr="00000000">
        <w:rPr>
          <w:rFonts w:ascii="Arial" w:cs="Arial" w:eastAsia="Arial" w:hAnsi="Arial"/>
          <w:sz w:val="20"/>
          <w:szCs w:val="20"/>
          <w:rtl w:val="0"/>
        </w:rPr>
        <w:t xml:space="preserve"> (trong response 200, không phải lỗi HTTP): </w:t>
      </w:r>
      <w:r w:rsidDel="00000000" w:rsidR="00000000" w:rsidRPr="00000000">
        <w:rPr>
          <w:rFonts w:ascii="Arial" w:cs="Arial" w:eastAsia="Arial" w:hAnsi="Arial"/>
          <w:color w:val="8a2b1f"/>
          <w:sz w:val="20"/>
          <w:szCs w:val="20"/>
          <w:rtl w:val="0"/>
        </w:rPr>
        <w:t xml:space="preserve">PROFILE_INCOMPLETE</w:t>
      </w:r>
      <w:r w:rsidDel="00000000" w:rsidR="00000000" w:rsidRPr="00000000">
        <w:rPr>
          <w:rFonts w:ascii="Arial" w:cs="Arial" w:eastAsia="Arial" w:hAnsi="Arial"/>
          <w:sz w:val="20"/>
          <w:szCs w:val="20"/>
          <w:rtl w:val="0"/>
        </w:rPr>
        <w:t xml:space="preserve"> (thiếu SĐT/địa chỉ), </w:t>
      </w:r>
      <w:r w:rsidDel="00000000" w:rsidR="00000000" w:rsidRPr="00000000">
        <w:rPr>
          <w:rFonts w:ascii="Arial" w:cs="Arial" w:eastAsia="Arial" w:hAnsi="Arial"/>
          <w:color w:val="8a2b1f"/>
          <w:sz w:val="20"/>
          <w:szCs w:val="20"/>
          <w:rtl w:val="0"/>
        </w:rPr>
        <w:t xml:space="preserve">CHECKOUT_PENDING_EXISTS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CUSTOMER_PAYMENT_BLOCKED</w:t>
      </w:r>
      <w:r w:rsidDel="00000000" w:rsidR="00000000" w:rsidRPr="00000000">
        <w:rPr>
          <w:rtl w:val="0"/>
        </w:rPr>
      </w:r>
    </w:p>
    <w:p w:rsidR="00000000" w:rsidDel="00000000" w:rsidP="00000000" w:rsidRDefault="00000000" w:rsidRPr="00000000" w14:paraId="00000A1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issues[]</w:t>
      </w:r>
      <w:r w:rsidDel="00000000" w:rsidR="00000000" w:rsidRPr="00000000">
        <w:rPr>
          <w:rFonts w:ascii="Arial" w:cs="Arial" w:eastAsia="Arial" w:hAnsi="Arial"/>
          <w:sz w:val="20"/>
          <w:szCs w:val="20"/>
          <w:rtl w:val="0"/>
        </w:rPr>
        <w:t xml:space="preserve"> theo dòng: </w:t>
      </w:r>
      <w:r w:rsidDel="00000000" w:rsidR="00000000" w:rsidRPr="00000000">
        <w:rPr>
          <w:rFonts w:ascii="Arial" w:cs="Arial" w:eastAsia="Arial" w:hAnsi="Arial"/>
          <w:color w:val="8a2b1f"/>
          <w:sz w:val="20"/>
          <w:szCs w:val="20"/>
          <w:rtl w:val="0"/>
        </w:rPr>
        <w:t xml:space="preserve">PRODUCT_NOT_SELLABLE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INSUFFICIENT_STOCK</w:t>
      </w:r>
      <w:r w:rsidDel="00000000" w:rsidR="00000000" w:rsidRPr="00000000">
        <w:rPr>
          <w:rFonts w:ascii="Arial" w:cs="Arial" w:eastAsia="Arial" w:hAnsi="Arial"/>
          <w:sz w:val="20"/>
          <w:szCs w:val="20"/>
          <w:rtl w:val="0"/>
        </w:rPr>
        <w:t xml:space="preserve"> (kèm </w:t>
      </w:r>
      <w:r w:rsidDel="00000000" w:rsidR="00000000" w:rsidRPr="00000000">
        <w:rPr>
          <w:rFonts w:ascii="Arial" w:cs="Arial" w:eastAsia="Arial" w:hAnsi="Arial"/>
          <w:color w:val="8a2b1f"/>
          <w:sz w:val="20"/>
          <w:szCs w:val="20"/>
          <w:rtl w:val="0"/>
        </w:rPr>
        <w:t xml:space="preserve">availableQuantity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QUANTITY_LIMIT_EXCEEDED</w:t>
      </w:r>
      <w:r w:rsidDel="00000000" w:rsidR="00000000" w:rsidRPr="00000000">
        <w:rPr>
          <w:rtl w:val="0"/>
        </w:rPr>
      </w:r>
    </w:p>
    <w:p w:rsidR="00000000" w:rsidDel="00000000" w:rsidP="00000000" w:rsidRDefault="00000000" w:rsidRPr="00000000" w14:paraId="00000A18">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/orders/checkout-sessions</w:t>
      </w:r>
      <w:r w:rsidDel="00000000" w:rsidR="00000000" w:rsidRPr="00000000">
        <w:rPr>
          <w:rFonts w:ascii="Arial" w:cs="Arial" w:eastAsia="Arial" w:hAnsi="Arial"/>
          <w:color w:val="44546a"/>
          <w:sz w:val="20"/>
          <w:szCs w:val="20"/>
          <w:rtl w:val="0"/>
        </w:rPr>
        <w:t xml:space="preserve">  —  Đặt hàng: tạo phiên thanh toán và N đơn</w:t>
      </w:r>
      <w:r w:rsidDel="00000000" w:rsidR="00000000" w:rsidRPr="00000000">
        <w:rPr>
          <w:rtl w:val="0"/>
        </w:rPr>
      </w:r>
    </w:p>
    <w:p w:rsidR="00000000" w:rsidDel="00000000" w:rsidP="00000000" w:rsidRDefault="00000000" w:rsidRPr="00000000" w14:paraId="00000A19">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checkout:create:own    UC: B04, B10    Idempotency-Key: bắt buộc</w:t>
      </w:r>
      <w:r w:rsidDel="00000000" w:rsidR="00000000" w:rsidRPr="00000000">
        <w:rPr>
          <w:rtl w:val="0"/>
        </w:rPr>
      </w:r>
    </w:p>
    <w:p w:rsidR="00000000" w:rsidDel="00000000" w:rsidP="00000000" w:rsidRDefault="00000000" w:rsidRPr="00000000" w14:paraId="00000A1A">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Cần User ACTIVE, checkout:create:own và Customer ACTIVE; địa chỉ thuộc customerId=sub, có phone, chưa có phiên AWAITING_PAYMENT. Gửi customerId/sellerId từ client không thay thế ownership.</w:t>
      </w:r>
      <w:r w:rsidDel="00000000" w:rsidR="00000000" w:rsidRPr="00000000">
        <w:rPr>
          <w:rtl w:val="0"/>
        </w:rPr>
      </w:r>
    </w:p>
    <w:p w:rsidR="00000000" w:rsidDel="00000000" w:rsidP="00000000" w:rsidRDefault="00000000" w:rsidRPr="00000000" w14:paraId="00000A1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Lấy lại giá + Seller + trạng thái bán được từ Catalog (theo lô), tỷ lệ hoa hồng hiện hành từ Finance, rồi trong </w:t>
      </w:r>
      <w:r w:rsidDel="00000000" w:rsidR="00000000" w:rsidRPr="00000000">
        <w:rPr>
          <w:rFonts w:ascii="Arial" w:cs="Arial" w:eastAsia="Arial" w:hAnsi="Arial"/>
          <w:b w:val="1"/>
          <w:bCs w:val="1"/>
          <w:sz w:val="20"/>
          <w:szCs w:val="20"/>
          <w:rtl w:val="0"/>
        </w:rPr>
        <w:t xml:space="preserve">một transaction</w:t>
      </w:r>
      <w:r w:rsidDel="00000000" w:rsidR="00000000" w:rsidRPr="00000000">
        <w:rPr>
          <w:rFonts w:ascii="Arial" w:cs="Arial" w:eastAsia="Arial" w:hAnsi="Arial"/>
          <w:sz w:val="20"/>
          <w:szCs w:val="20"/>
          <w:rtl w:val="0"/>
        </w:rPr>
        <w:t xml:space="preserve">: tạo CheckoutSession, N Order (mỗi Seller 1 đơn, </w:t>
      </w:r>
      <w:r w:rsidDel="00000000" w:rsidR="00000000" w:rsidRPr="00000000">
        <w:rPr>
          <w:rFonts w:ascii="Arial" w:cs="Arial" w:eastAsia="Arial" w:hAnsi="Arial"/>
          <w:color w:val="8a2b1f"/>
          <w:sz w:val="20"/>
          <w:szCs w:val="20"/>
          <w:rtl w:val="0"/>
        </w:rPr>
        <w:t xml:space="preserve">UNIQUE(checkoutSessionId, sellerId)</w:t>
      </w:r>
      <w:r w:rsidDel="00000000" w:rsidR="00000000" w:rsidRPr="00000000">
        <w:rPr>
          <w:rFonts w:ascii="Arial Unicode MS" w:cs="Arial Unicode MS" w:eastAsia="Arial Unicode MS" w:hAnsi="Arial Unicode MS"/>
          <w:sz w:val="20"/>
          <w:szCs w:val="20"/>
          <w:rtl w:val="0"/>
        </w:rPr>
        <w:t xml:space="preserve">), OrderItem snapshot, Reservation giữ toàn bộ hàng. Một dòng lỗi → rollback, không tạo gì (FRD UC-B04).</w:t>
      </w:r>
    </w:p>
    <w:p w:rsidR="00000000" w:rsidDel="00000000" w:rsidP="00000000" w:rsidRDefault="00000000" w:rsidRPr="00000000" w14:paraId="00000A1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expiresAt=now+P-01. Sau commit checkout, cập nhật lastUsedAt qua Identity idempotent bằng checkoutSessionId; lỗi touch được retry, không giả định rollback checkout xuyên service.</w:t>
      </w:r>
      <w:r w:rsidDel="00000000" w:rsidR="00000000" w:rsidRPr="00000000">
        <w:rPr>
          <w:rtl w:val="0"/>
        </w:rPr>
      </w:r>
    </w:p>
    <w:p w:rsidR="00000000" w:rsidDel="00000000" w:rsidP="00000000" w:rsidRDefault="00000000" w:rsidRPr="00000000" w14:paraId="00000A1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source = BUY_NOW</w:t>
      </w:r>
      <w:r w:rsidDel="00000000" w:rsidR="00000000" w:rsidRPr="00000000">
        <w:rPr>
          <w:rFonts w:ascii="Arial" w:cs="Arial" w:eastAsia="Arial" w:hAnsi="Arial"/>
          <w:sz w:val="20"/>
          <w:szCs w:val="20"/>
          <w:rtl w:val="0"/>
        </w:rPr>
        <w:t xml:space="preserve">: đúng 1 Order, 1 OrderItem; không đọc/ghi giỏ (G-016).</w:t>
      </w:r>
    </w:p>
    <w:p w:rsidR="00000000" w:rsidDel="00000000" w:rsidP="00000000" w:rsidRDefault="00000000" w:rsidRPr="00000000" w14:paraId="00000A1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6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2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CheckoutSource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6">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cartItemIds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nếu CART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A">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buyNowItem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object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nếu BUY_NOW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productId, quantity }</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addressId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3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Địa chỉ trong sổ địa chỉ của Customer; dùng chung cho N đơn</w:t>
            </w:r>
            <w:r w:rsidDel="00000000" w:rsidR="00000000" w:rsidRPr="00000000">
              <w:rPr>
                <w:rtl w:val="0"/>
              </w:rPr>
            </w:r>
          </w:p>
        </w:tc>
      </w:tr>
    </w:tbl>
    <w:p w:rsidR="00000000" w:rsidDel="00000000" w:rsidP="00000000" w:rsidRDefault="00000000" w:rsidRPr="00000000" w14:paraId="00000A3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3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CheckoutSession</w:t>
      </w:r>
      <w:r w:rsidDel="00000000" w:rsidR="00000000" w:rsidRPr="00000000">
        <w:rPr>
          <w:rFonts w:ascii="Arial Unicode MS" w:cs="Arial Unicode MS" w:eastAsia="Arial Unicode MS" w:hAnsi="Arial Unicode MS"/>
          <w:sz w:val="20"/>
          <w:szCs w:val="20"/>
          <w:rtl w:val="0"/>
        </w:rPr>
        <w:t xml:space="preserve"> (gửi lặp cùng key →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 cùng dữ liệu)</w:t>
      </w:r>
      <w:r w:rsidDel="00000000" w:rsidR="00000000" w:rsidRPr="00000000">
        <w:rPr>
          <w:rtl w:val="0"/>
        </w:rPr>
      </w:r>
    </w:p>
    <w:p w:rsidR="00000000" w:rsidDel="00000000" w:rsidP="00000000" w:rsidRDefault="00000000" w:rsidRPr="00000000" w14:paraId="00000A36">
      <w:pPr>
        <w:keepNext w:val="1"/>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/api/v1/orders/checkout-sessions</w:t>
      </w:r>
      <w:r w:rsidDel="00000000" w:rsidR="00000000" w:rsidRPr="00000000">
        <w:rPr>
          <w:rtl w:val="0"/>
        </w:rPr>
      </w:r>
    </w:p>
    <w:p w:rsidR="00000000" w:rsidDel="00000000" w:rsidP="00000000" w:rsidRDefault="00000000" w:rsidRPr="00000000" w14:paraId="00000A3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Idempotency-Key: 5f0c2b1a-7d3e-4e1b-9a55-2c1d9b7e0f11</w:t>
      </w:r>
      <w:r w:rsidDel="00000000" w:rsidR="00000000" w:rsidRPr="00000000">
        <w:rPr>
          <w:rtl w:val="0"/>
        </w:rPr>
      </w:r>
    </w:p>
    <w:p w:rsidR="00000000" w:rsidDel="00000000" w:rsidP="00000000" w:rsidRDefault="00000000" w:rsidRPr="00000000" w14:paraId="00000A3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"source": "CART", "cartItemIds": ["ci-01", "ci-07"], "addressId": "ad-3" }</w:t>
      </w:r>
      <w:r w:rsidDel="00000000" w:rsidR="00000000" w:rsidRPr="00000000">
        <w:rPr>
          <w:rtl w:val="0"/>
        </w:rPr>
      </w:r>
    </w:p>
    <w:p w:rsidR="00000000" w:rsidDel="00000000" w:rsidP="00000000" w:rsidRDefault="00000000" w:rsidRPr="00000000" w14:paraId="00000A3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A3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201 Created</w:t>
      </w:r>
      <w:r w:rsidDel="00000000" w:rsidR="00000000" w:rsidRPr="00000000">
        <w:rPr>
          <w:rtl w:val="0"/>
        </w:rPr>
      </w:r>
    </w:p>
    <w:p w:rsidR="00000000" w:rsidDel="00000000" w:rsidP="00000000" w:rsidRDefault="00000000" w:rsidRPr="00000000" w14:paraId="00000A3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w:t>
      </w:r>
      <w:r w:rsidDel="00000000" w:rsidR="00000000" w:rsidRPr="00000000">
        <w:rPr>
          <w:rtl w:val="0"/>
        </w:rPr>
      </w:r>
    </w:p>
    <w:p w:rsidR="00000000" w:rsidDel="00000000" w:rsidP="00000000" w:rsidRDefault="00000000" w:rsidRPr="00000000" w14:paraId="00000A3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"checkoutSessionId": "cs-71a...", "checkoutCode": "TT-20261018-Q7M1Z", "source": "CART",</w:t>
      </w:r>
      <w:r w:rsidDel="00000000" w:rsidR="00000000" w:rsidRPr="00000000">
        <w:rPr>
          <w:rtl w:val="0"/>
        </w:rPr>
      </w:r>
    </w:p>
    <w:p w:rsidR="00000000" w:rsidDel="00000000" w:rsidP="00000000" w:rsidRDefault="00000000" w:rsidRPr="00000000" w14:paraId="00000A3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"status": "AWAITING_PAYMENT", "paymentStatus": "NONE",</w:t>
      </w:r>
      <w:r w:rsidDel="00000000" w:rsidR="00000000" w:rsidRPr="00000000">
        <w:rPr>
          <w:rtl w:val="0"/>
        </w:rPr>
      </w:r>
    </w:p>
    <w:p w:rsidR="00000000" w:rsidDel="00000000" w:rsidP="00000000" w:rsidRDefault="00000000" w:rsidRPr="00000000" w14:paraId="00000A3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"totalAmountVnd": 750000, "shippingFeeVnd": 0,</w:t>
      </w:r>
      <w:r w:rsidDel="00000000" w:rsidR="00000000" w:rsidRPr="00000000">
        <w:rPr>
          <w:rtl w:val="0"/>
        </w:rPr>
      </w:r>
    </w:p>
    <w:p w:rsidR="00000000" w:rsidDel="00000000" w:rsidP="00000000" w:rsidRDefault="00000000" w:rsidRPr="00000000" w14:paraId="00000A3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"expiresAt": "2026-10-18T08:45:00Z", "paidAt": null,</w:t>
      </w:r>
      <w:r w:rsidDel="00000000" w:rsidR="00000000" w:rsidRPr="00000000">
        <w:rPr>
          <w:rtl w:val="0"/>
        </w:rPr>
      </w:r>
    </w:p>
    <w:p w:rsidR="00000000" w:rsidDel="00000000" w:rsidP="00000000" w:rsidRDefault="00000000" w:rsidRPr="00000000" w14:paraId="00000A4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"shippingAddress": { "recipientName": "Nguyễn Văn An", "recipientPhone": "0912345678",</w:t>
      </w:r>
      <w:r w:rsidDel="00000000" w:rsidR="00000000" w:rsidRPr="00000000">
        <w:rPr>
          <w:rtl w:val="0"/>
        </w:rPr>
      </w:r>
    </w:p>
    <w:p w:rsidR="00000000" w:rsidDel="00000000" w:rsidP="00000000" w:rsidRDefault="00000000" w:rsidRPr="00000000" w14:paraId="00000A4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"provinceName": "Hà Nội", "wardName": "Phường Bạch Mai", "addressDetail": "12 Ngõ 5" },</w:t>
      </w:r>
      <w:r w:rsidDel="00000000" w:rsidR="00000000" w:rsidRPr="00000000">
        <w:rPr>
          <w:rtl w:val="0"/>
        </w:rPr>
      </w:r>
    </w:p>
    <w:p w:rsidR="00000000" w:rsidDel="00000000" w:rsidP="00000000" w:rsidRDefault="00000000" w:rsidRPr="00000000" w14:paraId="00000A4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"orders": [</w:t>
      </w:r>
      <w:r w:rsidDel="00000000" w:rsidR="00000000" w:rsidRPr="00000000">
        <w:rPr>
          <w:rtl w:val="0"/>
        </w:rPr>
      </w:r>
    </w:p>
    <w:p w:rsidR="00000000" w:rsidDel="00000000" w:rsidP="00000000" w:rsidRDefault="00000000" w:rsidRPr="00000000" w14:paraId="00000A4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"orderId": "od-1", "orderCode": "DH-20261018-8F3K2", "seller": { "sellerId": "5d2a...", "sellerName": "Shop Áo Xinh" },</w:t>
      </w:r>
      <w:r w:rsidDel="00000000" w:rsidR="00000000" w:rsidRPr="00000000">
        <w:rPr>
          <w:rtl w:val="0"/>
        </w:rPr>
      </w:r>
    </w:p>
    <w:p w:rsidR="00000000" w:rsidDel="00000000" w:rsidP="00000000" w:rsidRDefault="00000000" w:rsidRPr="00000000" w14:paraId="00000A4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"totalAmountVnd": 300000, "status": "AWAITING_PAYMENT", "itemCount": 1 },</w:t>
      </w:r>
      <w:r w:rsidDel="00000000" w:rsidR="00000000" w:rsidRPr="00000000">
        <w:rPr>
          <w:rtl w:val="0"/>
        </w:rPr>
      </w:r>
    </w:p>
    <w:p w:rsidR="00000000" w:rsidDel="00000000" w:rsidP="00000000" w:rsidRDefault="00000000" w:rsidRPr="00000000" w14:paraId="00000A4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"orderId": "od-2", "orderCode": "DH-20261018-2M9QA", "seller": { "sellerId": "9e7c...", "sellerName": "Giày Việt" },</w:t>
      </w:r>
      <w:r w:rsidDel="00000000" w:rsidR="00000000" w:rsidRPr="00000000">
        <w:rPr>
          <w:rtl w:val="0"/>
        </w:rPr>
      </w:r>
    </w:p>
    <w:p w:rsidR="00000000" w:rsidDel="00000000" w:rsidP="00000000" w:rsidRDefault="00000000" w:rsidRPr="00000000" w14:paraId="00000A4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"totalAmountVnd": 450000, "status": "AWAITING_PAYMENT", "itemCount": 1 } ],</w:t>
      </w:r>
      <w:r w:rsidDel="00000000" w:rsidR="00000000" w:rsidRPr="00000000">
        <w:rPr>
          <w:rtl w:val="0"/>
        </w:rPr>
      </w:r>
    </w:p>
    <w:p w:rsidR="00000000" w:rsidDel="00000000" w:rsidP="00000000" w:rsidRDefault="00000000" w:rsidRPr="00000000" w14:paraId="00000A4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"allowedActions": ["PAY", "CANCEL"],</w:t>
      </w:r>
      <w:r w:rsidDel="00000000" w:rsidR="00000000" w:rsidRPr="00000000">
        <w:rPr>
          <w:rtl w:val="0"/>
        </w:rPr>
      </w:r>
    </w:p>
    <w:p w:rsidR="00000000" w:rsidDel="00000000" w:rsidP="00000000" w:rsidRDefault="00000000" w:rsidRPr="00000000" w14:paraId="00000A48">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A4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4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CUSTOMER_PAYMENT_BLOCKED</w:t>
      </w:r>
      <w:r w:rsidDel="00000000" w:rsidR="00000000" w:rsidRPr="00000000">
        <w:rPr>
          <w:rFonts w:ascii="Arial" w:cs="Arial" w:eastAsia="Arial" w:hAnsi="Arial"/>
          <w:sz w:val="20"/>
          <w:szCs w:val="20"/>
          <w:rtl w:val="0"/>
        </w:rPr>
        <w:t xml:space="preserve"> (403)</w:t>
      </w:r>
    </w:p>
    <w:p w:rsidR="00000000" w:rsidDel="00000000" w:rsidP="00000000" w:rsidRDefault="00000000" w:rsidRPr="00000000" w14:paraId="00000A4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PROFILE_INCOMPLETE</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A4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CHECKOUT_PENDING_EXISTS</w:t>
      </w:r>
      <w:r w:rsidDel="00000000" w:rsidR="00000000" w:rsidRPr="00000000">
        <w:rPr>
          <w:rFonts w:ascii="Arial" w:cs="Arial" w:eastAsia="Arial" w:hAnsi="Arial"/>
          <w:sz w:val="20"/>
          <w:szCs w:val="20"/>
          <w:rtl w:val="0"/>
        </w:rPr>
        <w:t xml:space="preserve"> (409) — </w:t>
      </w:r>
      <w:r w:rsidDel="00000000" w:rsidR="00000000" w:rsidRPr="00000000">
        <w:rPr>
          <w:rFonts w:ascii="Arial" w:cs="Arial" w:eastAsia="Arial" w:hAnsi="Arial"/>
          <w:color w:val="8a2b1f"/>
          <w:sz w:val="20"/>
          <w:szCs w:val="20"/>
          <w:rtl w:val="0"/>
        </w:rPr>
        <w:t xml:space="preserve">details[0].checkoutSessionId</w:t>
      </w:r>
      <w:r w:rsidDel="00000000" w:rsidR="00000000" w:rsidRPr="00000000">
        <w:rPr>
          <w:rFonts w:ascii="Arial" w:cs="Arial" w:eastAsia="Arial" w:hAnsi="Arial"/>
          <w:sz w:val="20"/>
          <w:szCs w:val="20"/>
          <w:rtl w:val="0"/>
        </w:rPr>
        <w:t xml:space="preserve"> để FE dẫn tới phiên cũ</w:t>
      </w:r>
    </w:p>
    <w:p w:rsidR="00000000" w:rsidDel="00000000" w:rsidP="00000000" w:rsidRDefault="00000000" w:rsidRPr="00000000" w14:paraId="00000A4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CHECKOUT_ITEMS_INVALID</w:t>
      </w:r>
      <w:r w:rsidDel="00000000" w:rsidR="00000000" w:rsidRPr="00000000">
        <w:rPr>
          <w:rFonts w:ascii="Arial" w:cs="Arial" w:eastAsia="Arial" w:hAnsi="Arial"/>
          <w:sz w:val="20"/>
          <w:szCs w:val="20"/>
          <w:rtl w:val="0"/>
        </w:rPr>
        <w:t xml:space="preserve"> (409) — </w:t>
      </w:r>
      <w:r w:rsidDel="00000000" w:rsidR="00000000" w:rsidRPr="00000000">
        <w:rPr>
          <w:rFonts w:ascii="Arial" w:cs="Arial" w:eastAsia="Arial" w:hAnsi="Arial"/>
          <w:color w:val="8a2b1f"/>
          <w:sz w:val="20"/>
          <w:szCs w:val="20"/>
          <w:rtl w:val="0"/>
        </w:rPr>
        <w:t xml:space="preserve">details</w:t>
      </w:r>
      <w:r w:rsidDel="00000000" w:rsidR="00000000" w:rsidRPr="00000000">
        <w:rPr>
          <w:rFonts w:ascii="Arial" w:cs="Arial" w:eastAsia="Arial" w:hAnsi="Arial"/>
          <w:sz w:val="20"/>
          <w:szCs w:val="20"/>
          <w:rtl w:val="0"/>
        </w:rPr>
        <w:t xml:space="preserve"> theo dòng (hết hàng, ngừng bán, vượt giới hạn)</w:t>
      </w:r>
    </w:p>
    <w:p w:rsidR="00000000" w:rsidDel="00000000" w:rsidP="00000000" w:rsidRDefault="00000000" w:rsidRPr="00000000" w14:paraId="00000A4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IDEMPOTENCY_KEY_REUSED</w:t>
      </w:r>
      <w:r w:rsidDel="00000000" w:rsidR="00000000" w:rsidRPr="00000000">
        <w:rPr>
          <w:rFonts w:ascii="Arial" w:cs="Arial" w:eastAsia="Arial" w:hAnsi="Arial"/>
          <w:sz w:val="20"/>
          <w:szCs w:val="20"/>
          <w:rtl w:val="0"/>
        </w:rPr>
        <w:t xml:space="preserve"> (409), </w:t>
      </w:r>
      <w:r w:rsidDel="00000000" w:rsidR="00000000" w:rsidRPr="00000000">
        <w:rPr>
          <w:rFonts w:ascii="Arial" w:cs="Arial" w:eastAsia="Arial" w:hAnsi="Arial"/>
          <w:color w:val="8a2b1f"/>
          <w:sz w:val="20"/>
          <w:szCs w:val="20"/>
          <w:rtl w:val="0"/>
        </w:rPr>
        <w:t xml:space="preserve">IDEMPOTENCY_KEY_REQUIRED</w:t>
      </w:r>
      <w:r w:rsidDel="00000000" w:rsidR="00000000" w:rsidRPr="00000000">
        <w:rPr>
          <w:rFonts w:ascii="Arial" w:cs="Arial" w:eastAsia="Arial" w:hAnsi="Arial"/>
          <w:sz w:val="20"/>
          <w:szCs w:val="20"/>
          <w:rtl w:val="0"/>
        </w:rPr>
        <w:t xml:space="preserve"> (400)</w:t>
      </w:r>
    </w:p>
    <w:p w:rsidR="00000000" w:rsidDel="00000000" w:rsidP="00000000" w:rsidRDefault="00000000" w:rsidRPr="00000000" w14:paraId="00000A4F">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/orders/checkout-sessions/current</w:t>
      </w:r>
      <w:r w:rsidDel="00000000" w:rsidR="00000000" w:rsidRPr="00000000">
        <w:rPr>
          <w:rFonts w:ascii="Arial" w:cs="Arial" w:eastAsia="Arial" w:hAnsi="Arial"/>
          <w:color w:val="44546a"/>
          <w:sz w:val="20"/>
          <w:szCs w:val="20"/>
          <w:rtl w:val="0"/>
        </w:rPr>
        <w:t xml:space="preserve">  —  Phiên đang chờ thanh toán (nếu có)</w:t>
      </w:r>
      <w:r w:rsidDel="00000000" w:rsidR="00000000" w:rsidRPr="00000000">
        <w:rPr>
          <w:rtl w:val="0"/>
        </w:rPr>
      </w:r>
    </w:p>
    <w:p w:rsidR="00000000" w:rsidDel="00000000" w:rsidP="00000000" w:rsidRDefault="00000000" w:rsidRPr="00000000" w14:paraId="00000A50">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order:read:own    UC: B04, B05</w:t>
      </w:r>
      <w:r w:rsidDel="00000000" w:rsidR="00000000" w:rsidRPr="00000000">
        <w:rPr>
          <w:rtl w:val="0"/>
        </w:rPr>
      </w:r>
    </w:p>
    <w:p w:rsidR="00000000" w:rsidDel="00000000" w:rsidP="00000000" w:rsidRDefault="00000000" w:rsidRPr="00000000" w14:paraId="00000A5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5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CheckoutSession | null</w:t>
      </w:r>
      <w:r w:rsidDel="00000000" w:rsidR="00000000" w:rsidRPr="00000000">
        <w:rPr>
          <w:rtl w:val="0"/>
        </w:rPr>
      </w:r>
    </w:p>
    <w:p w:rsidR="00000000" w:rsidDel="00000000" w:rsidP="00000000" w:rsidRDefault="00000000" w:rsidRPr="00000000" w14:paraId="00000A53">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/orders/checkout-sessions/{checkoutSessionId}</w:t>
      </w:r>
      <w:r w:rsidDel="00000000" w:rsidR="00000000" w:rsidRPr="00000000">
        <w:rPr>
          <w:rFonts w:ascii="Arial" w:cs="Arial" w:eastAsia="Arial" w:hAnsi="Arial"/>
          <w:color w:val="44546a"/>
          <w:sz w:val="20"/>
          <w:szCs w:val="20"/>
          <w:rtl w:val="0"/>
        </w:rPr>
        <w:t xml:space="preserve">  —  Chi tiết phiên thanh toán</w:t>
      </w:r>
      <w:r w:rsidDel="00000000" w:rsidR="00000000" w:rsidRPr="00000000">
        <w:rPr>
          <w:rtl w:val="0"/>
        </w:rPr>
      </w:r>
    </w:p>
    <w:p w:rsidR="00000000" w:rsidDel="00000000" w:rsidP="00000000" w:rsidRDefault="00000000" w:rsidRPr="00000000" w14:paraId="00000A54">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order:read:own    UC: B05, B07</w:t>
      </w:r>
      <w:r w:rsidDel="00000000" w:rsidR="00000000" w:rsidRPr="00000000">
        <w:rPr>
          <w:rtl w:val="0"/>
        </w:rPr>
      </w:r>
    </w:p>
    <w:p w:rsidR="00000000" w:rsidDel="00000000" w:rsidP="00000000" w:rsidRDefault="00000000" w:rsidRPr="00000000" w14:paraId="00000A5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paymentStatus</w:t>
      </w:r>
      <w:r w:rsidDel="00000000" w:rsidR="00000000" w:rsidRPr="00000000">
        <w:rPr>
          <w:rFonts w:ascii="Arial" w:cs="Arial" w:eastAsia="Arial" w:hAnsi="Arial"/>
          <w:sz w:val="20"/>
          <w:szCs w:val="20"/>
          <w:rtl w:val="0"/>
        </w:rPr>
        <w:t xml:space="preserve"> lấy từ Payment (internal) để FE hiển thị "Đang xác nhận thanh toán" và khóa nút khi </w:t>
      </w:r>
      <w:r w:rsidDel="00000000" w:rsidR="00000000" w:rsidRPr="00000000">
        <w:rPr>
          <w:rFonts w:ascii="Arial" w:cs="Arial" w:eastAsia="Arial" w:hAnsi="Arial"/>
          <w:color w:val="8a2b1f"/>
          <w:sz w:val="20"/>
          <w:szCs w:val="20"/>
          <w:rtl w:val="0"/>
        </w:rPr>
        <w:t xml:space="preserve">PENDING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A5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allowedActions</w:t>
      </w:r>
      <w:r w:rsidDel="00000000" w:rsidR="00000000" w:rsidRPr="00000000">
        <w:rPr>
          <w:rFonts w:ascii="Arial" w:cs="Arial" w:eastAsia="Arial" w:hAnsi="Arial"/>
          <w:sz w:val="20"/>
          <w:szCs w:val="20"/>
          <w:rtl w:val="0"/>
        </w:rPr>
        <w:t xml:space="preserve"> gồm </w:t>
      </w:r>
      <w:r w:rsidDel="00000000" w:rsidR="00000000" w:rsidRPr="00000000">
        <w:rPr>
          <w:rFonts w:ascii="Arial" w:cs="Arial" w:eastAsia="Arial" w:hAnsi="Arial"/>
          <w:color w:val="8a2b1f"/>
          <w:sz w:val="20"/>
          <w:szCs w:val="20"/>
          <w:rtl w:val="0"/>
        </w:rPr>
        <w:t xml:space="preserve">PAY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CANCEL</w:t>
      </w:r>
      <w:r w:rsidDel="00000000" w:rsidR="00000000" w:rsidRPr="00000000">
        <w:rPr>
          <w:rFonts w:ascii="Arial" w:cs="Arial" w:eastAsia="Arial" w:hAnsi="Arial"/>
          <w:sz w:val="20"/>
          <w:szCs w:val="20"/>
          <w:rtl w:val="0"/>
        </w:rPr>
        <w:t xml:space="preserve"> tùy trạng thái — FE dựa vào đây để bật/tắt nút.</w:t>
      </w:r>
    </w:p>
    <w:p w:rsidR="00000000" w:rsidDel="00000000" w:rsidP="00000000" w:rsidRDefault="00000000" w:rsidRPr="00000000" w14:paraId="00000A5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5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CheckoutSession</w:t>
      </w:r>
      <w:r w:rsidDel="00000000" w:rsidR="00000000" w:rsidRPr="00000000">
        <w:rPr>
          <w:rtl w:val="0"/>
        </w:rPr>
      </w:r>
    </w:p>
    <w:p w:rsidR="00000000" w:rsidDel="00000000" w:rsidP="00000000" w:rsidRDefault="00000000" w:rsidRPr="00000000" w14:paraId="00000A5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5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A5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/orders/checkout-sessions/{checkoutSessionId}/cancel</w:t>
      </w:r>
      <w:r w:rsidDel="00000000" w:rsidR="00000000" w:rsidRPr="00000000">
        <w:rPr>
          <w:rFonts w:ascii="Arial" w:cs="Arial" w:eastAsia="Arial" w:hAnsi="Arial"/>
          <w:color w:val="44546a"/>
          <w:sz w:val="20"/>
          <w:szCs w:val="20"/>
          <w:rtl w:val="0"/>
        </w:rPr>
        <w:t xml:space="preserve">  —  Hủy cả phiên trước khi thanh toán</w:t>
      </w:r>
      <w:r w:rsidDel="00000000" w:rsidR="00000000" w:rsidRPr="00000000">
        <w:rPr>
          <w:rtl w:val="0"/>
        </w:rPr>
      </w:r>
    </w:p>
    <w:p w:rsidR="00000000" w:rsidDel="00000000" w:rsidP="00000000" w:rsidRDefault="00000000" w:rsidRPr="00000000" w14:paraId="00000A5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order:cancel:own    UC: B08</w:t>
      </w:r>
      <w:r w:rsidDel="00000000" w:rsidR="00000000" w:rsidRPr="00000000">
        <w:rPr>
          <w:rtl w:val="0"/>
        </w:rPr>
      </w:r>
    </w:p>
    <w:p w:rsidR="00000000" w:rsidDel="00000000" w:rsidP="00000000" w:rsidRDefault="00000000" w:rsidRPr="00000000" w14:paraId="00000A5D">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Chỉ khi AWAITING_PAYMENT và không có Payment PENDING. Hủy tất cả N đơn, nhả toàn bộ hàng giữ; không hoàn tiền vì chưa thu.</w:t>
      </w:r>
      <w:r w:rsidDel="00000000" w:rsidR="00000000" w:rsidRPr="00000000">
        <w:rPr>
          <w:rtl w:val="0"/>
        </w:rPr>
      </w:r>
    </w:p>
    <w:p w:rsidR="00000000" w:rsidDel="00000000" w:rsidP="00000000" w:rsidRDefault="00000000" w:rsidRPr="00000000" w14:paraId="00000A5E">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MVP không cho hủy lẻ một đơn trước khi thanh toán (DB 3.6).</w:t>
      </w:r>
      <w:r w:rsidDel="00000000" w:rsidR="00000000" w:rsidRPr="00000000">
        <w:rPr>
          <w:rtl w:val="0"/>
        </w:rPr>
      </w:r>
    </w:p>
    <w:p w:rsidR="00000000" w:rsidDel="00000000" w:rsidP="00000000" w:rsidRDefault="00000000" w:rsidRPr="00000000" w14:paraId="00000A5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6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CheckoutSession</w:t>
      </w:r>
      <w:r w:rsidDel="00000000" w:rsidR="00000000" w:rsidRPr="00000000">
        <w:rPr>
          <w:rFonts w:ascii="Arial" w:cs="Arial" w:eastAsia="Arial" w:hAnsi="Arial"/>
          <w:sz w:val="20"/>
          <w:szCs w:val="20"/>
          <w:rtl w:val="0"/>
        </w:rPr>
        <w:t xml:space="preserve"> (status CANCELLED)</w:t>
      </w:r>
      <w:r w:rsidDel="00000000" w:rsidR="00000000" w:rsidRPr="00000000">
        <w:rPr>
          <w:rtl w:val="0"/>
        </w:rPr>
      </w:r>
    </w:p>
    <w:p w:rsidR="00000000" w:rsidDel="00000000" w:rsidP="00000000" w:rsidRDefault="00000000" w:rsidRPr="00000000" w14:paraId="00000A6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6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PAYMENT_IN_PROGRESS</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6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64">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/orders/me</w:t>
      </w:r>
      <w:r w:rsidDel="00000000" w:rsidR="00000000" w:rsidRPr="00000000">
        <w:rPr>
          <w:rFonts w:ascii="Arial" w:cs="Arial" w:eastAsia="Arial" w:hAnsi="Arial"/>
          <w:color w:val="44546a"/>
          <w:sz w:val="20"/>
          <w:szCs w:val="20"/>
          <w:rtl w:val="0"/>
        </w:rPr>
        <w:t xml:space="preserve">  —  Đơn mua của tôi</w:t>
      </w:r>
      <w:r w:rsidDel="00000000" w:rsidR="00000000" w:rsidRPr="00000000">
        <w:rPr>
          <w:rtl w:val="0"/>
        </w:rPr>
      </w:r>
    </w:p>
    <w:p w:rsidR="00000000" w:rsidDel="00000000" w:rsidP="00000000" w:rsidRDefault="00000000" w:rsidRPr="00000000" w14:paraId="00000A65">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order:read:own    UC: B07</w:t>
      </w:r>
      <w:r w:rsidDel="00000000" w:rsidR="00000000" w:rsidRPr="00000000">
        <w:rPr>
          <w:rtl w:val="0"/>
        </w:rPr>
      </w:r>
    </w:p>
    <w:p w:rsidR="00000000" w:rsidDel="00000000" w:rsidP="00000000" w:rsidRDefault="00000000" w:rsidRPr="00000000" w14:paraId="00000A6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Mỗi Order một dòng; kèm </w:t>
      </w:r>
      <w:r w:rsidDel="00000000" w:rsidR="00000000" w:rsidRPr="00000000">
        <w:rPr>
          <w:rFonts w:ascii="Arial" w:cs="Arial" w:eastAsia="Arial" w:hAnsi="Arial"/>
          <w:color w:val="8a2b1f"/>
          <w:sz w:val="20"/>
          <w:szCs w:val="20"/>
          <w:rtl w:val="0"/>
        </w:rPr>
        <w:t xml:space="preserve">checkoutCode</w:t>
      </w:r>
      <w:r w:rsidDel="00000000" w:rsidR="00000000" w:rsidRPr="00000000">
        <w:rPr>
          <w:rFonts w:ascii="Arial" w:cs="Arial" w:eastAsia="Arial" w:hAnsi="Arial"/>
          <w:sz w:val="20"/>
          <w:szCs w:val="20"/>
          <w:rtl w:val="0"/>
        </w:rPr>
        <w:t xml:space="preserve"> để khách biết các đơn được trả cùng lần.</w:t>
      </w:r>
    </w:p>
    <w:p w:rsidR="00000000" w:rsidDel="00000000" w:rsidP="00000000" w:rsidRDefault="00000000" w:rsidRPr="00000000" w14:paraId="00000A6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61"/>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6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 (CSV)</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bảng tab ở 4.2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5">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Lọc các đơn cùng lần thanh toán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A">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đơn, mã thanh toán hoặc tên cửa hàng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7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8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mặc định createdAt,desc</w:t>
            </w:r>
            <w:r w:rsidDel="00000000" w:rsidR="00000000" w:rsidRPr="00000000">
              <w:rPr>
                <w:rtl w:val="0"/>
              </w:rPr>
            </w:r>
          </w:p>
        </w:tc>
      </w:tr>
    </w:tbl>
    <w:p w:rsidR="00000000" w:rsidDel="00000000" w:rsidP="00000000" w:rsidRDefault="00000000" w:rsidRPr="00000000" w14:paraId="00000A81">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8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OrderSummary[]</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A84">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/orders/me/{orderId}</w:t>
      </w:r>
      <w:r w:rsidDel="00000000" w:rsidR="00000000" w:rsidRPr="00000000">
        <w:rPr>
          <w:rFonts w:ascii="Arial" w:cs="Arial" w:eastAsia="Arial" w:hAnsi="Arial"/>
          <w:color w:val="44546a"/>
          <w:sz w:val="20"/>
          <w:szCs w:val="20"/>
          <w:rtl w:val="0"/>
        </w:rPr>
        <w:t xml:space="preserve">  —  Chi tiết đơn (Customer)</w:t>
      </w:r>
      <w:r w:rsidDel="00000000" w:rsidR="00000000" w:rsidRPr="00000000">
        <w:rPr>
          <w:rtl w:val="0"/>
        </w:rPr>
      </w:r>
    </w:p>
    <w:p w:rsidR="00000000" w:rsidDel="00000000" w:rsidP="00000000" w:rsidRDefault="00000000" w:rsidRPr="00000000" w14:paraId="00000A85">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order:read:own    UC: B05, B07, B08, B09, C01</w:t>
      </w:r>
      <w:r w:rsidDel="00000000" w:rsidR="00000000" w:rsidRPr="00000000">
        <w:rPr>
          <w:rtl w:val="0"/>
        </w:rPr>
      </w:r>
    </w:p>
    <w:p w:rsidR="00000000" w:rsidDel="00000000" w:rsidP="00000000" w:rsidRDefault="00000000" w:rsidRPr="00000000" w14:paraId="00000A8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allowedActions là gợi ý UI được tính từ permission hiện hành + ownership + trạng thái đơn + G-14; API thao tác luôn kiểm tra lại. Có PAY, CANCEL_SESSION, CANCEL, CONFIRM_RECEIPT, REVIEW tùy điều kiện.</w:t>
      </w:r>
    </w:p>
    <w:p w:rsidR="00000000" w:rsidDel="00000000" w:rsidP="00000000" w:rsidRDefault="00000000" w:rsidRPr="00000000" w14:paraId="00000A8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Khối hoàn tiền lấy từ Payment (internal) theo </w:t>
      </w:r>
      <w:r w:rsidDel="00000000" w:rsidR="00000000" w:rsidRPr="00000000">
        <w:rPr>
          <w:rFonts w:ascii="Arial" w:cs="Arial" w:eastAsia="Arial" w:hAnsi="Arial"/>
          <w:color w:val="8a2b1f"/>
          <w:sz w:val="20"/>
          <w:szCs w:val="20"/>
          <w:rtl w:val="0"/>
        </w:rPr>
        <w:t xml:space="preserve">orderId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A8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8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CustomerOrderDetail</w:t>
      </w:r>
      <w:r w:rsidDel="00000000" w:rsidR="00000000" w:rsidRPr="00000000">
        <w:rPr>
          <w:rtl w:val="0"/>
        </w:rPr>
      </w:r>
    </w:p>
    <w:p w:rsidR="00000000" w:rsidDel="00000000" w:rsidP="00000000" w:rsidRDefault="00000000" w:rsidRPr="00000000" w14:paraId="00000A8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w:t>
      </w:r>
      <w:r w:rsidDel="00000000" w:rsidR="00000000" w:rsidRPr="00000000">
        <w:rPr>
          <w:rtl w:val="0"/>
        </w:rPr>
      </w:r>
    </w:p>
    <w:p w:rsidR="00000000" w:rsidDel="00000000" w:rsidP="00000000" w:rsidRDefault="00000000" w:rsidRPr="00000000" w14:paraId="00000A8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"orderId": "od-2", "orderCode": "DH-20261018-2M9QA",</w:t>
      </w:r>
      <w:r w:rsidDel="00000000" w:rsidR="00000000" w:rsidRPr="00000000">
        <w:rPr>
          <w:rtl w:val="0"/>
        </w:rPr>
      </w:r>
    </w:p>
    <w:p w:rsidR="00000000" w:rsidDel="00000000" w:rsidP="00000000" w:rsidRDefault="00000000" w:rsidRPr="00000000" w14:paraId="00000A8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"checkoutSessionId": "cs-71a...", "checkoutCode": "TT-20261018-Q7M1Z",</w:t>
      </w:r>
      <w:r w:rsidDel="00000000" w:rsidR="00000000" w:rsidRPr="00000000">
        <w:rPr>
          <w:rtl w:val="0"/>
        </w:rPr>
      </w:r>
    </w:p>
    <w:p w:rsidR="00000000" w:rsidDel="00000000" w:rsidP="00000000" w:rsidRDefault="00000000" w:rsidRPr="00000000" w14:paraId="00000A8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"seller": { "sellerId": "9e7c...", "sellerName": "Giày Việt" },</w:t>
      </w:r>
      <w:r w:rsidDel="00000000" w:rsidR="00000000" w:rsidRPr="00000000">
        <w:rPr>
          <w:rtl w:val="0"/>
        </w:rPr>
      </w:r>
    </w:p>
    <w:p w:rsidR="00000000" w:rsidDel="00000000" w:rsidP="00000000" w:rsidRDefault="00000000" w:rsidRPr="00000000" w14:paraId="00000A8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"status": "DELIVERED", "totalAmountVnd": 450000, "shippingFeeVnd": 0,</w:t>
      </w:r>
      <w:r w:rsidDel="00000000" w:rsidR="00000000" w:rsidRPr="00000000">
        <w:rPr>
          <w:rtl w:val="0"/>
        </w:rPr>
      </w:r>
    </w:p>
    <w:p w:rsidR="00000000" w:rsidDel="00000000" w:rsidP="00000000" w:rsidRDefault="00000000" w:rsidRPr="00000000" w14:paraId="00000A8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"items": [ { "orderItemId": "oi-9", "productId": "f02d...", "productName": "Sneaker trắng",</w:t>
      </w:r>
      <w:r w:rsidDel="00000000" w:rsidR="00000000" w:rsidRPr="00000000">
        <w:rPr>
          <w:rtl w:val="0"/>
        </w:rPr>
      </w:r>
    </w:p>
    <w:p w:rsidR="00000000" w:rsidDel="00000000" w:rsidP="00000000" w:rsidRDefault="00000000" w:rsidRPr="00000000" w14:paraId="00000A9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"coverImageUrl": "...", "unitPriceVnd": 450000, "quantity": 1, "lineTotalVnd": 450000 } ],</w:t>
      </w:r>
      <w:r w:rsidDel="00000000" w:rsidR="00000000" w:rsidRPr="00000000">
        <w:rPr>
          <w:rtl w:val="0"/>
        </w:rPr>
      </w:r>
    </w:p>
    <w:p w:rsidR="00000000" w:rsidDel="00000000" w:rsidP="00000000" w:rsidRDefault="00000000" w:rsidRPr="00000000" w14:paraId="00000A9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"shippingAddress": { "...": "snapshot lúc đặt" },</w:t>
      </w:r>
      <w:r w:rsidDel="00000000" w:rsidR="00000000" w:rsidRPr="00000000">
        <w:rPr>
          <w:rtl w:val="0"/>
        </w:rPr>
      </w:r>
    </w:p>
    <w:p w:rsidR="00000000" w:rsidDel="00000000" w:rsidP="00000000" w:rsidRDefault="00000000" w:rsidRPr="00000000" w14:paraId="00000A9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"trackingNumber": "GHN123456",</w:t>
      </w:r>
      <w:r w:rsidDel="00000000" w:rsidR="00000000" w:rsidRPr="00000000">
        <w:rPr>
          <w:rtl w:val="0"/>
        </w:rPr>
      </w:r>
    </w:p>
    <w:p w:rsidR="00000000" w:rsidDel="00000000" w:rsidP="00000000" w:rsidRDefault="00000000" w:rsidRPr="00000000" w14:paraId="00000A9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"paidAt": "2026-10-18T08:32:10Z", "sellerActionDueAt": "2026-10-25T08:32:10Z",</w:t>
      </w:r>
      <w:r w:rsidDel="00000000" w:rsidR="00000000" w:rsidRPr="00000000">
        <w:rPr>
          <w:rtl w:val="0"/>
        </w:rPr>
      </w:r>
    </w:p>
    <w:p w:rsidR="00000000" w:rsidDel="00000000" w:rsidP="00000000" w:rsidRDefault="00000000" w:rsidRPr="00000000" w14:paraId="00000A9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"deliveredAt": "2026-10-20T03:00:00Z", "customerConfirmDueAt": "2026-10-27T03:00:00Z",</w:t>
      </w:r>
      <w:r w:rsidDel="00000000" w:rsidR="00000000" w:rsidRPr="00000000">
        <w:rPr>
          <w:rtl w:val="0"/>
        </w:rPr>
      </w:r>
    </w:p>
    <w:p w:rsidR="00000000" w:rsidDel="00000000" w:rsidP="00000000" w:rsidRDefault="00000000" w:rsidRPr="00000000" w14:paraId="00000A9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"confirmedAt": null, "cancellation": null, "refund": null,</w:t>
      </w:r>
      <w:r w:rsidDel="00000000" w:rsidR="00000000" w:rsidRPr="00000000">
        <w:rPr>
          <w:rtl w:val="0"/>
        </w:rPr>
      </w:r>
    </w:p>
    <w:p w:rsidR="00000000" w:rsidDel="00000000" w:rsidP="00000000" w:rsidRDefault="00000000" w:rsidRPr="00000000" w14:paraId="00000A9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"timeline": [ { "status": "PAID", "at": "2026-10-18T08:32:10Z", "actor": "SYSTEM" },</w:t>
      </w:r>
      <w:r w:rsidDel="00000000" w:rsidR="00000000" w:rsidRPr="00000000">
        <w:rPr>
          <w:rtl w:val="0"/>
        </w:rPr>
      </w:r>
    </w:p>
    <w:p w:rsidR="00000000" w:rsidDel="00000000" w:rsidP="00000000" w:rsidRDefault="00000000" w:rsidRPr="00000000" w14:paraId="00000A9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"status": "PACKING", "at": "2026-10-19T02:00:00Z", "actor": "SELLER" },</w:t>
      </w:r>
      <w:r w:rsidDel="00000000" w:rsidR="00000000" w:rsidRPr="00000000">
        <w:rPr>
          <w:rtl w:val="0"/>
        </w:rPr>
      </w:r>
    </w:p>
    <w:p w:rsidR="00000000" w:rsidDel="00000000" w:rsidP="00000000" w:rsidRDefault="00000000" w:rsidRPr="00000000" w14:paraId="00000A9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 "status": "DELIVERED", "at": "2026-10-20T03:00:00Z", "actor": "SELLER" } ],</w:t>
      </w:r>
      <w:r w:rsidDel="00000000" w:rsidR="00000000" w:rsidRPr="00000000">
        <w:rPr>
          <w:rtl w:val="0"/>
        </w:rPr>
      </w:r>
    </w:p>
    <w:p w:rsidR="00000000" w:rsidDel="00000000" w:rsidP="00000000" w:rsidRDefault="00000000" w:rsidRPr="00000000" w14:paraId="00000A9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"allowedActions": ["CONFIRM_RECEIPT"],</w:t>
      </w:r>
      <w:r w:rsidDel="00000000" w:rsidR="00000000" w:rsidRPr="00000000">
        <w:rPr>
          <w:rtl w:val="0"/>
        </w:rPr>
      </w:r>
    </w:p>
    <w:p w:rsidR="00000000" w:rsidDel="00000000" w:rsidP="00000000" w:rsidRDefault="00000000" w:rsidRPr="00000000" w14:paraId="00000A9A">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A9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9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 — không phải đơn của mình</w:t>
      </w:r>
    </w:p>
    <w:p w:rsidR="00000000" w:rsidDel="00000000" w:rsidP="00000000" w:rsidRDefault="00000000" w:rsidRPr="00000000" w14:paraId="00000A9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/orders/me/{orderId}/cancel</w:t>
      </w:r>
      <w:r w:rsidDel="00000000" w:rsidR="00000000" w:rsidRPr="00000000">
        <w:rPr>
          <w:rFonts w:ascii="Arial" w:cs="Arial" w:eastAsia="Arial" w:hAnsi="Arial"/>
          <w:color w:val="44546a"/>
          <w:sz w:val="20"/>
          <w:szCs w:val="20"/>
          <w:rtl w:val="0"/>
        </w:rPr>
        <w:t xml:space="preserve">  —  Khách hủy đơn đã thanh toán</w:t>
      </w:r>
      <w:r w:rsidDel="00000000" w:rsidR="00000000" w:rsidRPr="00000000">
        <w:rPr>
          <w:rtl w:val="0"/>
        </w:rPr>
      </w:r>
    </w:p>
    <w:p w:rsidR="00000000" w:rsidDel="00000000" w:rsidP="00000000" w:rsidRDefault="00000000" w:rsidRPr="00000000" w14:paraId="00000A9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order:cancel:own    UC: B08</w:t>
      </w:r>
      <w:r w:rsidDel="00000000" w:rsidR="00000000" w:rsidRPr="00000000">
        <w:rPr>
          <w:rtl w:val="0"/>
        </w:rPr>
      </w:r>
    </w:p>
    <w:p w:rsidR="00000000" w:rsidDel="00000000" w:rsidP="00000000" w:rsidRDefault="00000000" w:rsidRPr="00000000" w14:paraId="00000A9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khi Order ở PAID (chưa đóng gói). Trong một transaction: Order → CANCELLED, hoàn kho (StockMovement RESTOCK, một lần), ghi outbox </w:t>
      </w:r>
      <w:r w:rsidDel="00000000" w:rsidR="00000000" w:rsidRPr="00000000">
        <w:rPr>
          <w:rFonts w:ascii="Arial" w:cs="Arial" w:eastAsia="Arial" w:hAnsi="Arial"/>
          <w:color w:val="8a2b1f"/>
          <w:sz w:val="20"/>
          <w:szCs w:val="20"/>
          <w:rtl w:val="0"/>
        </w:rPr>
        <w:t xml:space="preserve">order.cancelled</w:t>
      </w:r>
      <w:r w:rsidDel="00000000" w:rsidR="00000000" w:rsidRPr="00000000">
        <w:rPr>
          <w:rFonts w:ascii="Arial" w:cs="Arial" w:eastAsia="Arial" w:hAnsi="Arial"/>
          <w:sz w:val="20"/>
          <w:szCs w:val="20"/>
          <w:rtl w:val="0"/>
        </w:rPr>
        <w:t xml:space="preserve"> (Payment tạo Refund = tổng đơn; Finance chuyển Settlement sang PENDING_REFUND; Notification báo khách + Seller).</w:t>
      </w:r>
    </w:p>
    <w:p w:rsidR="00000000" w:rsidDel="00000000" w:rsidP="00000000" w:rsidRDefault="00000000" w:rsidRPr="00000000" w14:paraId="00000AA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Đơn khác cùng lần thanh toán không bị ảnh hưởng. Gọi lại khi đã CANCELLED →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AA1">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Khách bị cấm theo diện chỉ chặn thanh toán vẫn được hủy.</w:t>
      </w:r>
      <w:r w:rsidDel="00000000" w:rsidR="00000000" w:rsidRPr="00000000">
        <w:rPr>
          <w:rtl w:val="0"/>
        </w:rPr>
      </w:r>
    </w:p>
    <w:p w:rsidR="00000000" w:rsidDel="00000000" w:rsidP="00000000" w:rsidRDefault="00000000" w:rsidRPr="00000000" w14:paraId="00000AA2">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Để hủy phiên chưa thanh toán, dùng API hủy phiên.</w:t>
      </w:r>
      <w:r w:rsidDel="00000000" w:rsidR="00000000" w:rsidRPr="00000000">
        <w:rPr>
          <w:rtl w:val="0"/>
        </w:rPr>
      </w:r>
    </w:p>
    <w:p w:rsidR="00000000" w:rsidDel="00000000" w:rsidP="00000000" w:rsidRDefault="00000000" w:rsidRPr="00000000" w14:paraId="00000AA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6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CustomerCancelReason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P-21a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A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 500 ký tự; bắt buộc nếu OTHER</w:t>
            </w:r>
            <w:r w:rsidDel="00000000" w:rsidR="00000000" w:rsidRPr="00000000">
              <w:rPr>
                <w:rtl w:val="0"/>
              </w:rPr>
            </w:r>
          </w:p>
        </w:tc>
      </w:tr>
    </w:tbl>
    <w:p w:rsidR="00000000" w:rsidDel="00000000" w:rsidP="00000000" w:rsidRDefault="00000000" w:rsidRPr="00000000" w14:paraId="00000AB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B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 → data: CustomerOrderDetail; refund có thể null trong lúc event đang được xử lý. Nếu trả null, kèm refundPendingCreation=true; poll chi tiết để lấy Refund thật, không giả định đã tạo Refund đồng bộ.</w:t>
      </w:r>
      <w:r w:rsidDel="00000000" w:rsidR="00000000" w:rsidRPr="00000000">
        <w:rPr>
          <w:rtl w:val="0"/>
        </w:rPr>
      </w:r>
    </w:p>
    <w:p w:rsidR="00000000" w:rsidDel="00000000" w:rsidP="00000000" w:rsidRDefault="00000000" w:rsidRPr="00000000" w14:paraId="00000AB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B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ORDER_NOT_CANCELLABLE</w:t>
      </w:r>
      <w:r w:rsidDel="00000000" w:rsidR="00000000" w:rsidRPr="00000000">
        <w:rPr>
          <w:rFonts w:ascii="Arial" w:cs="Arial" w:eastAsia="Arial" w:hAnsi="Arial"/>
          <w:sz w:val="20"/>
          <w:szCs w:val="20"/>
          <w:rtl w:val="0"/>
        </w:rPr>
        <w:t xml:space="preserve"> (409) — đã PACKING/DELIVERED/CONFIRMED</w:t>
      </w:r>
    </w:p>
    <w:p w:rsidR="00000000" w:rsidDel="00000000" w:rsidP="00000000" w:rsidRDefault="00000000" w:rsidRPr="00000000" w14:paraId="00000AB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PAYMENT_IN_PROGRESS</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B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/orders/me/{orderId}/confirm-receipt</w:t>
      </w:r>
      <w:r w:rsidDel="00000000" w:rsidR="00000000" w:rsidRPr="00000000">
        <w:rPr>
          <w:rFonts w:ascii="Arial" w:cs="Arial" w:eastAsia="Arial" w:hAnsi="Arial"/>
          <w:color w:val="44546a"/>
          <w:sz w:val="20"/>
          <w:szCs w:val="20"/>
          <w:rtl w:val="0"/>
        </w:rPr>
        <w:t xml:space="preserve">  —  Đã nhận hàng</w:t>
      </w:r>
      <w:r w:rsidDel="00000000" w:rsidR="00000000" w:rsidRPr="00000000">
        <w:rPr>
          <w:rtl w:val="0"/>
        </w:rPr>
      </w:r>
    </w:p>
    <w:p w:rsidR="00000000" w:rsidDel="00000000" w:rsidP="00000000" w:rsidRDefault="00000000" w:rsidRPr="00000000" w14:paraId="00000AB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order:confirm:own    UC: B09</w:t>
      </w:r>
      <w:r w:rsidDel="00000000" w:rsidR="00000000" w:rsidRPr="00000000">
        <w:rPr>
          <w:rtl w:val="0"/>
        </w:rPr>
      </w:r>
    </w:p>
    <w:p w:rsidR="00000000" w:rsidDel="00000000" w:rsidP="00000000" w:rsidRDefault="00000000" w:rsidRPr="00000000" w14:paraId="00000AB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Chỉ khi DELIVERED. Order → CONFIRMED, ghi </w:t>
      </w:r>
      <w:r w:rsidDel="00000000" w:rsidR="00000000" w:rsidRPr="00000000">
        <w:rPr>
          <w:rFonts w:ascii="Arial" w:cs="Arial" w:eastAsia="Arial" w:hAnsi="Arial"/>
          <w:color w:val="8a2b1f"/>
          <w:sz w:val="20"/>
          <w:szCs w:val="20"/>
          <w:rtl w:val="0"/>
        </w:rPr>
        <w:t xml:space="preserve">confirmedAt</w:t>
      </w:r>
      <w:r w:rsidDel="00000000" w:rsidR="00000000" w:rsidRPr="00000000">
        <w:rPr>
          <w:rFonts w:ascii="Arial" w:cs="Arial" w:eastAsia="Arial" w:hAnsi="Arial"/>
          <w:sz w:val="20"/>
          <w:szCs w:val="20"/>
          <w:rtl w:val="0"/>
        </w:rPr>
        <w:t xml:space="preserve">, phát </w:t>
      </w:r>
      <w:r w:rsidDel="00000000" w:rsidR="00000000" w:rsidRPr="00000000">
        <w:rPr>
          <w:rFonts w:ascii="Arial" w:cs="Arial" w:eastAsia="Arial" w:hAnsi="Arial"/>
          <w:color w:val="8a2b1f"/>
          <w:sz w:val="20"/>
          <w:szCs w:val="20"/>
          <w:rtl w:val="0"/>
        </w:rPr>
        <w:t xml:space="preserve">order.confirmed</w:t>
      </w:r>
      <w:r w:rsidDel="00000000" w:rsidR="00000000" w:rsidRPr="00000000">
        <w:rPr>
          <w:rFonts w:ascii="Arial Unicode MS" w:cs="Arial Unicode MS" w:eastAsia="Arial Unicode MS" w:hAnsi="Arial Unicode MS"/>
          <w:sz w:val="20"/>
          <w:szCs w:val="20"/>
          <w:rtl w:val="0"/>
        </w:rPr>
        <w:t xml:space="preserve"> → Finance quyết toán (UC-G04), Notification.</w:t>
      </w:r>
    </w:p>
    <w:p w:rsidR="00000000" w:rsidDel="00000000" w:rsidP="00000000" w:rsidRDefault="00000000" w:rsidRPr="00000000" w14:paraId="00000AB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Tranh chấp với J3: cập nhật có điều kiện, chỉ một kết quả. Gọi lại khi đã CONFIRMED →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AB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B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CustomerOrderDetail</w:t>
      </w:r>
      <w:r w:rsidDel="00000000" w:rsidR="00000000" w:rsidRPr="00000000">
        <w:rPr>
          <w:rtl w:val="0"/>
        </w:rPr>
      </w:r>
    </w:p>
    <w:p w:rsidR="00000000" w:rsidDel="00000000" w:rsidP="00000000" w:rsidRDefault="00000000" w:rsidRPr="00000000" w14:paraId="00000AB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B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B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/orders/seller/orders</w:t>
      </w:r>
      <w:r w:rsidDel="00000000" w:rsidR="00000000" w:rsidRPr="00000000">
        <w:rPr>
          <w:rFonts w:ascii="Arial" w:cs="Arial" w:eastAsia="Arial" w:hAnsi="Arial"/>
          <w:color w:val="44546a"/>
          <w:sz w:val="20"/>
          <w:szCs w:val="20"/>
          <w:rtl w:val="0"/>
        </w:rPr>
        <w:t xml:space="preserve">  —  Đơn của cửa hàng tôi</w:t>
      </w:r>
      <w:r w:rsidDel="00000000" w:rsidR="00000000" w:rsidRPr="00000000">
        <w:rPr>
          <w:rtl w:val="0"/>
        </w:rPr>
      </w:r>
    </w:p>
    <w:p w:rsidR="00000000" w:rsidDel="00000000" w:rsidP="00000000" w:rsidRDefault="00000000" w:rsidRPr="00000000" w14:paraId="00000AB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w:t>
      </w:r>
      <w:r w:rsidDel="00000000" w:rsidR="00000000" w:rsidRPr="00000000">
        <w:rPr>
          <w:rtl w:val="0"/>
        </w:rPr>
      </w:r>
    </w:p>
    <w:p w:rsidR="00000000" w:rsidDel="00000000" w:rsidP="00000000" w:rsidRDefault="00000000" w:rsidRPr="00000000" w14:paraId="00000AC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đơn có </w:t>
      </w:r>
      <w:r w:rsidDel="00000000" w:rsidR="00000000" w:rsidRPr="00000000">
        <w:rPr>
          <w:rFonts w:ascii="Arial" w:cs="Arial" w:eastAsia="Arial" w:hAnsi="Arial"/>
          <w:color w:val="8a2b1f"/>
          <w:sz w:val="20"/>
          <w:szCs w:val="20"/>
          <w:rtl w:val="0"/>
        </w:rPr>
        <w:t xml:space="preserve">sellerId</w:t>
      </w:r>
      <w:r w:rsidDel="00000000" w:rsidR="00000000" w:rsidRPr="00000000">
        <w:rPr>
          <w:rFonts w:ascii="Arial" w:cs="Arial" w:eastAsia="Arial" w:hAnsi="Arial"/>
          <w:sz w:val="20"/>
          <w:szCs w:val="20"/>
          <w:rtl w:val="0"/>
        </w:rPr>
        <w:t xml:space="preserve"> của mình và đã qua bước thanh toán (không hiển thị đơn AWAITING_PAYMENT/PAYMENT_FAILED/EXPIRED).</w:t>
      </w:r>
    </w:p>
    <w:p w:rsidR="00000000" w:rsidDel="00000000" w:rsidP="00000000" w:rsidRDefault="00000000" w:rsidRPr="00000000" w14:paraId="00000AC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63"/>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 (CSV)</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A">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C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đơn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dueBefore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4">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Lọc đơn sắp hết hạn phản hồi (sellerActionDueAt trước mốc)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paidAt (mặc định desc), sellerActionDueAt,asc</w:t>
            </w:r>
            <w:r w:rsidDel="00000000" w:rsidR="00000000" w:rsidRPr="00000000">
              <w:rPr>
                <w:rtl w:val="0"/>
              </w:rPr>
            </w:r>
          </w:p>
        </w:tc>
      </w:tr>
    </w:tbl>
    <w:p w:rsidR="00000000" w:rsidDel="00000000" w:rsidP="00000000" w:rsidRDefault="00000000" w:rsidRPr="00000000" w14:paraId="00000AD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D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D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SellerOrderSummary[]</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AD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/orders/seller/orders/{orderId}</w:t>
      </w:r>
      <w:r w:rsidDel="00000000" w:rsidR="00000000" w:rsidRPr="00000000">
        <w:rPr>
          <w:rFonts w:ascii="Arial" w:cs="Arial" w:eastAsia="Arial" w:hAnsi="Arial"/>
          <w:color w:val="44546a"/>
          <w:sz w:val="20"/>
          <w:szCs w:val="20"/>
          <w:rtl w:val="0"/>
        </w:rPr>
        <w:t xml:space="preserve">  —  Chi tiết đơn (Seller)</w:t>
      </w:r>
      <w:r w:rsidDel="00000000" w:rsidR="00000000" w:rsidRPr="00000000">
        <w:rPr>
          <w:rtl w:val="0"/>
        </w:rPr>
      </w:r>
    </w:p>
    <w:p w:rsidR="00000000" w:rsidDel="00000000" w:rsidP="00000000" w:rsidRDefault="00000000" w:rsidRPr="00000000" w14:paraId="00000AD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 D04</w:t>
      </w:r>
      <w:r w:rsidDel="00000000" w:rsidR="00000000" w:rsidRPr="00000000">
        <w:rPr>
          <w:rtl w:val="0"/>
        </w:rPr>
      </w:r>
    </w:p>
    <w:p w:rsidR="00000000" w:rsidDel="00000000" w:rsidP="00000000" w:rsidRDefault="00000000" w:rsidRPr="00000000" w14:paraId="00000AE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Gồm thông tin người nhận (chỉ đơn của mình), sản phẩm, mốc thời gian, </w:t>
      </w:r>
      <w:r w:rsidDel="00000000" w:rsidR="00000000" w:rsidRPr="00000000">
        <w:rPr>
          <w:rFonts w:ascii="Arial" w:cs="Arial" w:eastAsia="Arial" w:hAnsi="Arial"/>
          <w:color w:val="8a2b1f"/>
          <w:sz w:val="20"/>
          <w:szCs w:val="20"/>
          <w:rtl w:val="0"/>
        </w:rPr>
        <w:t xml:space="preserve">commissionBps</w:t>
      </w:r>
      <w:r w:rsidDel="00000000" w:rsidR="00000000" w:rsidRPr="00000000">
        <w:rPr>
          <w:rFonts w:ascii="Arial" w:cs="Arial" w:eastAsia="Arial" w:hAnsi="Arial"/>
          <w:sz w:val="20"/>
          <w:szCs w:val="20"/>
          <w:rtl w:val="0"/>
        </w:rPr>
        <w:t xml:space="preserve"> snapshot, hoa hồng và số tiền dự kiến (C, S theo DB 8.3). Trạng thái tiền chi tiết lấy từ </w:t>
      </w:r>
      <w:r w:rsidDel="00000000" w:rsidR="00000000" w:rsidRPr="00000000">
        <w:rPr>
          <w:rFonts w:ascii="Arial" w:cs="Arial" w:eastAsia="Arial" w:hAnsi="Arial"/>
          <w:color w:val="8a2b1f"/>
          <w:sz w:val="20"/>
          <w:szCs w:val="20"/>
          <w:rtl w:val="0"/>
        </w:rPr>
        <w:t xml:space="preserve">GET /finance/seller/settlements?orderId=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AE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E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SellerOrderDetail</w:t>
      </w:r>
      <w:r w:rsidDel="00000000" w:rsidR="00000000" w:rsidRPr="00000000">
        <w:rPr>
          <w:rtl w:val="0"/>
        </w:rPr>
      </w:r>
    </w:p>
    <w:p w:rsidR="00000000" w:rsidDel="00000000" w:rsidP="00000000" w:rsidRDefault="00000000" w:rsidRPr="00000000" w14:paraId="00000AE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E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AE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/orders/seller/orders/{orderId}/start-packing</w:t>
      </w:r>
      <w:r w:rsidDel="00000000" w:rsidR="00000000" w:rsidRPr="00000000">
        <w:rPr>
          <w:rFonts w:ascii="Arial" w:cs="Arial" w:eastAsia="Arial" w:hAnsi="Arial"/>
          <w:color w:val="44546a"/>
          <w:sz w:val="20"/>
          <w:szCs w:val="20"/>
          <w:rtl w:val="0"/>
        </w:rPr>
        <w:t xml:space="preserve">  —  Bắt đầu đóng gói</w:t>
      </w:r>
      <w:r w:rsidDel="00000000" w:rsidR="00000000" w:rsidRPr="00000000">
        <w:rPr>
          <w:rtl w:val="0"/>
        </w:rPr>
      </w:r>
    </w:p>
    <w:p w:rsidR="00000000" w:rsidDel="00000000" w:rsidP="00000000" w:rsidRDefault="00000000" w:rsidRPr="00000000" w14:paraId="00000AE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w:t>
      </w:r>
      <w:r w:rsidDel="00000000" w:rsidR="00000000" w:rsidRPr="00000000">
        <w:rPr>
          <w:rtl w:val="0"/>
        </w:rPr>
      </w:r>
    </w:p>
    <w:p w:rsidR="00000000" w:rsidDel="00000000" w:rsidP="00000000" w:rsidRDefault="00000000" w:rsidRPr="00000000" w14:paraId="00000AE7">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PAID → PACKING. Sau bước này khách không tự hủy được nữa. Hạn 7 ngày không thay đổi.</w:t>
      </w:r>
      <w:r w:rsidDel="00000000" w:rsidR="00000000" w:rsidRPr="00000000">
        <w:rPr>
          <w:rtl w:val="0"/>
        </w:rPr>
      </w:r>
    </w:p>
    <w:p w:rsidR="00000000" w:rsidDel="00000000" w:rsidP="00000000" w:rsidRDefault="00000000" w:rsidRPr="00000000" w14:paraId="00000AE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E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SellerOrderDetail</w:t>
      </w:r>
      <w:r w:rsidDel="00000000" w:rsidR="00000000" w:rsidRPr="00000000">
        <w:rPr>
          <w:rtl w:val="0"/>
        </w:rPr>
      </w:r>
    </w:p>
    <w:p w:rsidR="00000000" w:rsidDel="00000000" w:rsidP="00000000" w:rsidRDefault="00000000" w:rsidRPr="00000000" w14:paraId="00000AE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E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E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SELLER_DEADLINE_PASSED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AE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/orders/seller/orders/{orderId}/mark-delivered</w:t>
      </w:r>
      <w:r w:rsidDel="00000000" w:rsidR="00000000" w:rsidRPr="00000000">
        <w:rPr>
          <w:rFonts w:ascii="Arial" w:cs="Arial" w:eastAsia="Arial" w:hAnsi="Arial"/>
          <w:color w:val="44546a"/>
          <w:sz w:val="20"/>
          <w:szCs w:val="20"/>
          <w:rtl w:val="0"/>
        </w:rPr>
        <w:t xml:space="preserve">  —  Xác nhận đã giao</w:t>
      </w:r>
      <w:r w:rsidDel="00000000" w:rsidR="00000000" w:rsidRPr="00000000">
        <w:rPr>
          <w:rtl w:val="0"/>
        </w:rPr>
      </w:r>
    </w:p>
    <w:p w:rsidR="00000000" w:rsidDel="00000000" w:rsidP="00000000" w:rsidRDefault="00000000" w:rsidRPr="00000000" w14:paraId="00000AE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w:t>
      </w:r>
      <w:r w:rsidDel="00000000" w:rsidR="00000000" w:rsidRPr="00000000">
        <w:rPr>
          <w:rtl w:val="0"/>
        </w:rPr>
      </w:r>
    </w:p>
    <w:p w:rsidR="00000000" w:rsidDel="00000000" w:rsidP="00000000" w:rsidRDefault="00000000" w:rsidRPr="00000000" w14:paraId="00000AE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PACKING → DELIVERED trước </w:t>
      </w:r>
      <w:r w:rsidDel="00000000" w:rsidR="00000000" w:rsidRPr="00000000">
        <w:rPr>
          <w:rFonts w:ascii="Arial" w:cs="Arial" w:eastAsia="Arial" w:hAnsi="Arial"/>
          <w:color w:val="8a2b1f"/>
          <w:sz w:val="20"/>
          <w:szCs w:val="20"/>
          <w:rtl w:val="0"/>
        </w:rPr>
        <w:t xml:space="preserve">sellerActionDueAt</w:t>
      </w:r>
      <w:r w:rsidDel="00000000" w:rsidR="00000000" w:rsidRPr="00000000">
        <w:rPr>
          <w:rFonts w:ascii="Arial" w:cs="Arial" w:eastAsia="Arial" w:hAnsi="Arial"/>
          <w:sz w:val="20"/>
          <w:szCs w:val="20"/>
          <w:rtl w:val="0"/>
        </w:rPr>
        <w:t xml:space="preserve">. Ghi </w:t>
      </w:r>
      <w:r w:rsidDel="00000000" w:rsidR="00000000" w:rsidRPr="00000000">
        <w:rPr>
          <w:rFonts w:ascii="Arial" w:cs="Arial" w:eastAsia="Arial" w:hAnsi="Arial"/>
          <w:color w:val="8a2b1f"/>
          <w:sz w:val="20"/>
          <w:szCs w:val="20"/>
          <w:rtl w:val="0"/>
        </w:rPr>
        <w:t xml:space="preserve">deliveredAt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customerConfirmDueAt = deliveredAt + 7 ngày</w:t>
      </w:r>
      <w:r w:rsidDel="00000000" w:rsidR="00000000" w:rsidRPr="00000000">
        <w:rPr>
          <w:rFonts w:ascii="Arial" w:cs="Arial" w:eastAsia="Arial" w:hAnsi="Arial"/>
          <w:sz w:val="20"/>
          <w:szCs w:val="20"/>
          <w:rtl w:val="0"/>
        </w:rPr>
        <w:t xml:space="preserve">. Không có trạng thái "Đang giao".</w:t>
      </w:r>
    </w:p>
    <w:p w:rsidR="00000000" w:rsidDel="00000000" w:rsidP="00000000" w:rsidRDefault="00000000" w:rsidRPr="00000000" w14:paraId="00000AF0">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Phát </w:t>
      </w:r>
      <w:r w:rsidDel="00000000" w:rsidR="00000000" w:rsidRPr="00000000">
        <w:rPr>
          <w:rFonts w:ascii="Arial" w:cs="Arial" w:eastAsia="Arial" w:hAnsi="Arial"/>
          <w:color w:val="8a2b1f"/>
          <w:sz w:val="20"/>
          <w:szCs w:val="20"/>
          <w:rtl w:val="0"/>
        </w:rPr>
        <w:t xml:space="preserve">order.delivered</w:t>
      </w:r>
      <w:r w:rsidDel="00000000" w:rsidR="00000000" w:rsidRPr="00000000">
        <w:rPr>
          <w:rFonts w:ascii="Arial Unicode MS" w:cs="Arial Unicode MS" w:eastAsia="Arial Unicode MS" w:hAnsi="Arial Unicode MS"/>
          <w:sz w:val="20"/>
          <w:szCs w:val="20"/>
          <w:rtl w:val="0"/>
        </w:rPr>
        <w:t xml:space="preserve"> → Notification báo khách.</w:t>
      </w:r>
    </w:p>
    <w:p w:rsidR="00000000" w:rsidDel="00000000" w:rsidP="00000000" w:rsidRDefault="00000000" w:rsidRPr="00000000" w14:paraId="00000AF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6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A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trackingNumber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 | null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F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A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Mã vận đơn tùy chọn, ≤ 100 ký tự (xem C-06)</w:t>
            </w:r>
            <w:r w:rsidDel="00000000" w:rsidR="00000000" w:rsidRPr="00000000">
              <w:rPr>
                <w:rtl w:val="0"/>
              </w:rPr>
            </w:r>
          </w:p>
        </w:tc>
      </w:tr>
    </w:tbl>
    <w:p w:rsidR="00000000" w:rsidDel="00000000" w:rsidP="00000000" w:rsidRDefault="00000000" w:rsidRPr="00000000" w14:paraId="00000AF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AF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SellerOrderDetail</w:t>
      </w:r>
      <w:r w:rsidDel="00000000" w:rsidR="00000000" w:rsidRPr="00000000">
        <w:rPr>
          <w:rtl w:val="0"/>
        </w:rPr>
      </w:r>
    </w:p>
    <w:p w:rsidR="00000000" w:rsidDel="00000000" w:rsidP="00000000" w:rsidRDefault="00000000" w:rsidRPr="00000000" w14:paraId="00000AF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AF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 — phải ở PACKING</w:t>
      </w:r>
    </w:p>
    <w:p w:rsidR="00000000" w:rsidDel="00000000" w:rsidP="00000000" w:rsidRDefault="00000000" w:rsidRPr="00000000" w14:paraId="00000AFF">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SELLER_DEADLINE_PASSED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B00">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/orders/seller/orders/{orderId}/reject</w:t>
      </w:r>
      <w:r w:rsidDel="00000000" w:rsidR="00000000" w:rsidRPr="00000000">
        <w:rPr>
          <w:rFonts w:ascii="Arial" w:cs="Arial" w:eastAsia="Arial" w:hAnsi="Arial"/>
          <w:color w:val="44546a"/>
          <w:sz w:val="20"/>
          <w:szCs w:val="20"/>
          <w:rtl w:val="0"/>
        </w:rPr>
        <w:t xml:space="preserve">  —  Từ chối giao hàng (Must)</w:t>
      </w:r>
      <w:r w:rsidDel="00000000" w:rsidR="00000000" w:rsidRPr="00000000">
        <w:rPr>
          <w:rtl w:val="0"/>
        </w:rPr>
      </w:r>
    </w:p>
    <w:p w:rsidR="00000000" w:rsidDel="00000000" w:rsidP="00000000" w:rsidRDefault="00000000" w:rsidRPr="00000000" w14:paraId="00000B01">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 G02</w:t>
      </w:r>
      <w:r w:rsidDel="00000000" w:rsidR="00000000" w:rsidRPr="00000000">
        <w:rPr>
          <w:rtl w:val="0"/>
        </w:rPr>
      </w:r>
    </w:p>
    <w:p w:rsidR="00000000" w:rsidDel="00000000" w:rsidP="00000000" w:rsidRDefault="00000000" w:rsidRPr="00000000" w14:paraId="00000B0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Cho phép ở PAID hoặc PACKING, trước khi xác nhận đã giao. Order → CANCELLED (</w:t>
      </w:r>
      <w:r w:rsidDel="00000000" w:rsidR="00000000" w:rsidRPr="00000000">
        <w:rPr>
          <w:rFonts w:ascii="Arial" w:cs="Arial" w:eastAsia="Arial" w:hAnsi="Arial"/>
          <w:color w:val="8a2b1f"/>
          <w:sz w:val="20"/>
          <w:szCs w:val="20"/>
          <w:rtl w:val="0"/>
        </w:rPr>
        <w:t xml:space="preserve">cancelledBy = SELLER</w:t>
      </w:r>
      <w:r w:rsidDel="00000000" w:rsidR="00000000" w:rsidRPr="00000000">
        <w:rPr>
          <w:rFonts w:ascii="Arial" w:cs="Arial" w:eastAsia="Arial" w:hAnsi="Arial"/>
          <w:sz w:val="20"/>
          <w:szCs w:val="20"/>
          <w:rtl w:val="0"/>
        </w:rPr>
        <w:t xml:space="preserve">), hoàn kho, phát </w:t>
      </w:r>
      <w:r w:rsidDel="00000000" w:rsidR="00000000" w:rsidRPr="00000000">
        <w:rPr>
          <w:rFonts w:ascii="Arial" w:cs="Arial" w:eastAsia="Arial" w:hAnsi="Arial"/>
          <w:color w:val="8a2b1f"/>
          <w:sz w:val="20"/>
          <w:szCs w:val="20"/>
          <w:rtl w:val="0"/>
        </w:rPr>
        <w:t xml:space="preserve">order.cancelled</w:t>
      </w:r>
      <w:r w:rsidDel="00000000" w:rsidR="00000000" w:rsidRPr="00000000">
        <w:rPr>
          <w:rFonts w:ascii="Arial" w:cs="Arial" w:eastAsia="Arial" w:hAnsi="Arial"/>
          <w:sz w:val="20"/>
          <w:szCs w:val="20"/>
          <w:rtl w:val="0"/>
        </w:rPr>
        <w:t xml:space="preserve"> (Refund lý do SELLER_REJECT, Finance chuyển Settlement sang PENDING_REFUND, Notification).</w:t>
      </w:r>
    </w:p>
    <w:p w:rsidR="00000000" w:rsidDel="00000000" w:rsidP="00000000" w:rsidRDefault="00000000" w:rsidRPr="00000000" w14:paraId="00000B03">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Tranh chấp với J4: chỉ một kết quả, không hoàn hai lần.</w:t>
      </w:r>
      <w:r w:rsidDel="00000000" w:rsidR="00000000" w:rsidRPr="00000000">
        <w:rPr>
          <w:rtl w:val="0"/>
        </w:rPr>
      </w:r>
    </w:p>
    <w:p w:rsidR="00000000" w:rsidDel="00000000" w:rsidP="00000000" w:rsidRDefault="00000000" w:rsidRPr="00000000" w14:paraId="00000B0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6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SellerRejectReason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P-21b</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reasonNote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0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1–500 ký tự (lý do bắt buộc rõ ràng)</w:t>
            </w:r>
            <w:r w:rsidDel="00000000" w:rsidR="00000000" w:rsidRPr="00000000">
              <w:rPr>
                <w:rtl w:val="0"/>
              </w:rPr>
            </w:r>
          </w:p>
        </w:tc>
      </w:tr>
    </w:tbl>
    <w:p w:rsidR="00000000" w:rsidDel="00000000" w:rsidP="00000000" w:rsidRDefault="00000000" w:rsidRPr="00000000" w14:paraId="00000B11">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1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SellerOrderDetail</w:t>
      </w:r>
      <w:r w:rsidDel="00000000" w:rsidR="00000000" w:rsidRPr="00000000">
        <w:rPr>
          <w:rtl w:val="0"/>
        </w:rPr>
      </w:r>
    </w:p>
    <w:p w:rsidR="00000000" w:rsidDel="00000000" w:rsidP="00000000" w:rsidRDefault="00000000" w:rsidRPr="00000000" w14:paraId="00000B1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B1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INVALID_STATE_TRANSITION</w:t>
      </w:r>
      <w:r w:rsidDel="00000000" w:rsidR="00000000" w:rsidRPr="00000000">
        <w:rPr>
          <w:rFonts w:ascii="Arial" w:cs="Arial" w:eastAsia="Arial" w:hAnsi="Arial"/>
          <w:sz w:val="20"/>
          <w:szCs w:val="20"/>
          <w:rtl w:val="0"/>
        </w:rPr>
        <w:t xml:space="preserve"> (409) — đã DELIVERED/CONFIRMED/CANCELLED</w:t>
      </w:r>
    </w:p>
    <w:p w:rsidR="00000000" w:rsidDel="00000000" w:rsidP="00000000" w:rsidRDefault="00000000" w:rsidRPr="00000000" w14:paraId="00000B1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SELLER_DEADLINE_PASSED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B1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/orders/seller/inventory</w:t>
      </w:r>
      <w:r w:rsidDel="00000000" w:rsidR="00000000" w:rsidRPr="00000000">
        <w:rPr>
          <w:rFonts w:ascii="Arial" w:cs="Arial" w:eastAsia="Arial" w:hAnsi="Arial"/>
          <w:color w:val="44546a"/>
          <w:sz w:val="20"/>
          <w:szCs w:val="20"/>
          <w:rtl w:val="0"/>
        </w:rPr>
        <w:t xml:space="preserve">  —  Tồn kho sản phẩm của tôi</w:t>
      </w:r>
      <w:r w:rsidDel="00000000" w:rsidR="00000000" w:rsidRPr="00000000">
        <w:rPr>
          <w:rtl w:val="0"/>
        </w:rPr>
      </w:r>
    </w:p>
    <w:p w:rsidR="00000000" w:rsidDel="00000000" w:rsidP="00000000" w:rsidRDefault="00000000" w:rsidRPr="00000000" w14:paraId="00000B1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inventory:manage:own    UC: D03</w:t>
      </w:r>
      <w:r w:rsidDel="00000000" w:rsidR="00000000" w:rsidRPr="00000000">
        <w:rPr>
          <w:rtl w:val="0"/>
        </w:rPr>
      </w:r>
    </w:p>
    <w:p w:rsidR="00000000" w:rsidDel="00000000" w:rsidP="00000000" w:rsidRDefault="00000000" w:rsidRPr="00000000" w14:paraId="00000B1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66"/>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 (CSV)</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Tối đa 100; bỏ trống = tất cả (phân trang)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6">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28">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2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2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2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InventoryItem[]</w:t>
      </w:r>
      <w:r w:rsidDel="00000000" w:rsidR="00000000" w:rsidRPr="00000000">
        <w:rPr>
          <w:rtl w:val="0"/>
        </w:rPr>
      </w:r>
    </w:p>
    <w:p w:rsidR="00000000" w:rsidDel="00000000" w:rsidP="00000000" w:rsidRDefault="00000000" w:rsidRPr="00000000" w14:paraId="00000B2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a86a1f" w:val="clear"/>
          <w:rtl w:val="0"/>
        </w:rPr>
        <w:t xml:space="preserve"> PUT </w:t>
      </w:r>
      <w:r w:rsidDel="00000000" w:rsidR="00000000" w:rsidRPr="00000000">
        <w:rPr>
          <w:rFonts w:ascii="Arial" w:cs="Arial" w:eastAsia="Arial" w:hAnsi="Arial"/>
          <w:b w:val="1"/>
          <w:bCs w:val="1"/>
          <w:sz w:val="20"/>
          <w:szCs w:val="20"/>
          <w:rtl w:val="0"/>
        </w:rPr>
        <w:t xml:space="preserve">  /orders/seller/inventory/{productId}</w:t>
      </w:r>
      <w:r w:rsidDel="00000000" w:rsidR="00000000" w:rsidRPr="00000000">
        <w:rPr>
          <w:rFonts w:ascii="Arial" w:cs="Arial" w:eastAsia="Arial" w:hAnsi="Arial"/>
          <w:color w:val="44546a"/>
          <w:sz w:val="20"/>
          <w:szCs w:val="20"/>
          <w:rtl w:val="0"/>
        </w:rPr>
        <w:t xml:space="preserve">  —  Cập nhật tồn kho</w:t>
      </w:r>
      <w:r w:rsidDel="00000000" w:rsidR="00000000" w:rsidRPr="00000000">
        <w:rPr>
          <w:rtl w:val="0"/>
        </w:rPr>
      </w:r>
    </w:p>
    <w:p w:rsidR="00000000" w:rsidDel="00000000" w:rsidP="00000000" w:rsidRDefault="00000000" w:rsidRPr="00000000" w14:paraId="00000B2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inventory:manage:own    UC: D03</w:t>
      </w:r>
      <w:r w:rsidDel="00000000" w:rsidR="00000000" w:rsidRPr="00000000">
        <w:rPr>
          <w:rtl w:val="0"/>
        </w:rPr>
      </w:r>
    </w:p>
    <w:p w:rsidR="00000000" w:rsidDel="00000000" w:rsidP="00000000" w:rsidRDefault="00000000" w:rsidRPr="00000000" w14:paraId="00000B2E">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Đặt tồn thực tế mới. Ghi StockMovement MANUAL_ADJUST với delta. Không cho thấp hơn số đang giữ.</w:t>
      </w:r>
      <w:r w:rsidDel="00000000" w:rsidR="00000000" w:rsidRPr="00000000">
        <w:rPr>
          <w:rtl w:val="0"/>
        </w:rPr>
      </w:r>
    </w:p>
    <w:p w:rsidR="00000000" w:rsidDel="00000000" w:rsidP="00000000" w:rsidRDefault="00000000" w:rsidRPr="00000000" w14:paraId="00000B2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6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onHandQuantity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6">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Số nguyên ≥ reservedQuantity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version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A">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Từ lần đọc gần nhất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Ghi chú nhập/kiểm kê</w:t>
            </w:r>
            <w:r w:rsidDel="00000000" w:rsidR="00000000" w:rsidRPr="00000000">
              <w:rPr>
                <w:rtl w:val="0"/>
              </w:rPr>
            </w:r>
          </w:p>
        </w:tc>
      </w:tr>
    </w:tbl>
    <w:p w:rsidR="00000000" w:rsidDel="00000000" w:rsidP="00000000" w:rsidRDefault="00000000" w:rsidRPr="00000000" w14:paraId="00000B4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4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InventoryItem</w:t>
      </w:r>
      <w:r w:rsidDel="00000000" w:rsidR="00000000" w:rsidRPr="00000000">
        <w:rPr>
          <w:rtl w:val="0"/>
        </w:rPr>
      </w:r>
    </w:p>
    <w:p w:rsidR="00000000" w:rsidDel="00000000" w:rsidP="00000000" w:rsidRDefault="00000000" w:rsidRPr="00000000" w14:paraId="00000B4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B4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STOCK_BELOW_RESERVED</w:t>
      </w:r>
      <w:r w:rsidDel="00000000" w:rsidR="00000000" w:rsidRPr="00000000">
        <w:rPr>
          <w:rFonts w:ascii="Arial" w:cs="Arial" w:eastAsia="Arial" w:hAnsi="Arial"/>
          <w:sz w:val="20"/>
          <w:szCs w:val="20"/>
          <w:rtl w:val="0"/>
        </w:rPr>
        <w:t xml:space="preserve"> (422) — </w:t>
      </w:r>
      <w:r w:rsidDel="00000000" w:rsidR="00000000" w:rsidRPr="00000000">
        <w:rPr>
          <w:rFonts w:ascii="Arial" w:cs="Arial" w:eastAsia="Arial" w:hAnsi="Arial"/>
          <w:color w:val="8a2b1f"/>
          <w:sz w:val="20"/>
          <w:szCs w:val="20"/>
          <w:rtl w:val="0"/>
        </w:rPr>
        <w:t xml:space="preserve">details[0].minAllowed</w:t>
      </w:r>
      <w:r w:rsidDel="00000000" w:rsidR="00000000" w:rsidRPr="00000000">
        <w:rPr>
          <w:rtl w:val="0"/>
        </w:rPr>
      </w:r>
    </w:p>
    <w:p w:rsidR="00000000" w:rsidDel="00000000" w:rsidP="00000000" w:rsidRDefault="00000000" w:rsidRPr="00000000" w14:paraId="00000B4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VERSION_CONFLICT</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B4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w:t>
      </w:r>
    </w:p>
    <w:p w:rsidR="00000000" w:rsidDel="00000000" w:rsidP="00000000" w:rsidRDefault="00000000" w:rsidRPr="00000000" w14:paraId="00000B4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/orders/seller/inventory/{productId}/movements</w:t>
      </w:r>
      <w:r w:rsidDel="00000000" w:rsidR="00000000" w:rsidRPr="00000000">
        <w:rPr>
          <w:rFonts w:ascii="Arial" w:cs="Arial" w:eastAsia="Arial" w:hAnsi="Arial"/>
          <w:color w:val="44546a"/>
          <w:sz w:val="20"/>
          <w:szCs w:val="20"/>
          <w:rtl w:val="0"/>
        </w:rPr>
        <w:t xml:space="preserve">  —  Lịch sử biến động kho</w:t>
      </w:r>
      <w:r w:rsidDel="00000000" w:rsidR="00000000" w:rsidRPr="00000000">
        <w:rPr>
          <w:rtl w:val="0"/>
        </w:rPr>
      </w:r>
    </w:p>
    <w:p w:rsidR="00000000" w:rsidDel="00000000" w:rsidP="00000000" w:rsidRDefault="00000000" w:rsidRPr="00000000" w14:paraId="00000B4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inventory:manage:own    UC: D03</w:t>
      </w:r>
      <w:r w:rsidDel="00000000" w:rsidR="00000000" w:rsidRPr="00000000">
        <w:rPr>
          <w:rtl w:val="0"/>
        </w:rPr>
      </w:r>
    </w:p>
    <w:p w:rsidR="00000000" w:rsidDel="00000000" w:rsidP="00000000" w:rsidRDefault="00000000" w:rsidRPr="00000000" w14:paraId="00000B4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68"/>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5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5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createdAt,desc</w:t>
            </w:r>
            <w:r w:rsidDel="00000000" w:rsidR="00000000" w:rsidRPr="00000000">
              <w:rPr>
                <w:rtl w:val="0"/>
              </w:rPr>
            </w:r>
          </w:p>
        </w:tc>
      </w:tr>
    </w:tbl>
    <w:p w:rsidR="00000000" w:rsidDel="00000000" w:rsidP="00000000" w:rsidRDefault="00000000" w:rsidRPr="00000000" w14:paraId="00000B5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5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5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StockMovement[]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B5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/orders/seller/stats</w:t>
      </w:r>
      <w:r w:rsidDel="00000000" w:rsidR="00000000" w:rsidRPr="00000000">
        <w:rPr>
          <w:rFonts w:ascii="Arial" w:cs="Arial" w:eastAsia="Arial" w:hAnsi="Arial"/>
          <w:color w:val="44546a"/>
          <w:sz w:val="20"/>
          <w:szCs w:val="20"/>
          <w:rtl w:val="0"/>
        </w:rPr>
        <w:t xml:space="preserve">  —  Kết quả kinh doanh theo kỳ</w:t>
      </w:r>
      <w:r w:rsidDel="00000000" w:rsidR="00000000" w:rsidRPr="00000000">
        <w:rPr>
          <w:rtl w:val="0"/>
        </w:rPr>
      </w:r>
    </w:p>
    <w:p w:rsidR="00000000" w:rsidDel="00000000" w:rsidP="00000000" w:rsidRDefault="00000000" w:rsidRPr="00000000" w14:paraId="00000B5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D04</w:t>
      </w:r>
      <w:r w:rsidDel="00000000" w:rsidR="00000000" w:rsidRPr="00000000">
        <w:rPr>
          <w:rtl w:val="0"/>
        </w:rPr>
      </w:r>
    </w:p>
    <w:p w:rsidR="00000000" w:rsidDel="00000000" w:rsidP="00000000" w:rsidRDefault="00000000" w:rsidRPr="00000000" w14:paraId="00000B59">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Phần số đơn và sản phẩm của UC-D04. Phần tiền (hoa hồng, được nhận, trạng thái tiền) lấy từ Finance.</w:t>
      </w:r>
      <w:r w:rsidDel="00000000" w:rsidR="00000000" w:rsidRPr="00000000">
        <w:rPr>
          <w:rtl w:val="0"/>
        </w:rPr>
      </w:r>
    </w:p>
    <w:p w:rsidR="00000000" w:rsidDel="00000000" w:rsidP="00000000" w:rsidRDefault="00000000" w:rsidRPr="00000000" w14:paraId="00000B5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tính </w:t>
      </w:r>
      <w:r w:rsidDel="00000000" w:rsidR="00000000" w:rsidRPr="00000000">
        <w:rPr>
          <w:rFonts w:ascii="Arial" w:cs="Arial" w:eastAsia="Arial" w:hAnsi="Arial"/>
          <w:color w:val="8a2b1f"/>
          <w:sz w:val="20"/>
          <w:szCs w:val="20"/>
          <w:rtl w:val="0"/>
        </w:rPr>
        <w:t xml:space="preserve">Order.totalAmountVnd</w:t>
      </w:r>
      <w:r w:rsidDel="00000000" w:rsidR="00000000" w:rsidRPr="00000000">
        <w:rPr>
          <w:rFonts w:ascii="Arial" w:cs="Arial" w:eastAsia="Arial" w:hAnsi="Arial"/>
          <w:sz w:val="20"/>
          <w:szCs w:val="20"/>
          <w:rtl w:val="0"/>
        </w:rPr>
        <w:t xml:space="preserve"> của Seller đang xem, không tính toàn bộ Payment chung.</w:t>
      </w:r>
    </w:p>
    <w:p w:rsidR="00000000" w:rsidDel="00000000" w:rsidP="00000000" w:rsidRDefault="00000000" w:rsidRPr="00000000" w14:paraId="00000B5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69"/>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topLimit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5</w:t>
            </w:r>
            <w:r w:rsidDel="00000000" w:rsidR="00000000" w:rsidRPr="00000000">
              <w:rPr>
                <w:rtl w:val="0"/>
              </w:rPr>
            </w:r>
          </w:p>
        </w:tc>
      </w:tr>
    </w:tbl>
    <w:p w:rsidR="00000000" w:rsidDel="00000000" w:rsidP="00000000" w:rsidRDefault="00000000" w:rsidRPr="00000000" w14:paraId="00000B6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6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6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paidOrderCount, confirmedOrderCount, confirmedValueVnd, cancelledOrderCount, cancelledValueVnd, topProducts: [{ productId, productName, quantitySold }] }</w:t>
      </w:r>
      <w:r w:rsidDel="00000000" w:rsidR="00000000" w:rsidRPr="00000000">
        <w:rPr>
          <w:rFonts w:ascii="Arial" w:cs="Arial" w:eastAsia="Arial" w:hAnsi="Arial"/>
          <w:sz w:val="20"/>
          <w:szCs w:val="20"/>
          <w:rtl w:val="0"/>
        </w:rPr>
        <w:t xml:space="preserve"> (P-15 đề xuất theo số lượng)</w:t>
      </w:r>
      <w:r w:rsidDel="00000000" w:rsidR="00000000" w:rsidRPr="00000000">
        <w:rPr>
          <w:rtl w:val="0"/>
        </w:rPr>
      </w:r>
    </w:p>
    <w:p w:rsidR="00000000" w:rsidDel="00000000" w:rsidP="00000000" w:rsidRDefault="00000000" w:rsidRPr="00000000" w14:paraId="00000B6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/orders/seller/dashboard</w:t>
      </w:r>
      <w:r w:rsidDel="00000000" w:rsidR="00000000" w:rsidRPr="00000000">
        <w:rPr>
          <w:rFonts w:ascii="Arial" w:cs="Arial" w:eastAsia="Arial" w:hAnsi="Arial"/>
          <w:color w:val="44546a"/>
          <w:sz w:val="20"/>
          <w:szCs w:val="20"/>
          <w:rtl w:val="0"/>
        </w:rPr>
        <w:t xml:space="preserve">  —  Khối "Việc cần làm" của Seller</w:t>
      </w:r>
      <w:r w:rsidDel="00000000" w:rsidR="00000000" w:rsidRPr="00000000">
        <w:rPr>
          <w:rtl w:val="0"/>
        </w:rPr>
      </w:r>
    </w:p>
    <w:p w:rsidR="00000000" w:rsidDel="00000000" w:rsidP="00000000" w:rsidRDefault="00000000" w:rsidRPr="00000000" w14:paraId="00000B6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order:fulfill:own    UC: D02, D03</w:t>
      </w:r>
      <w:r w:rsidDel="00000000" w:rsidR="00000000" w:rsidRPr="00000000">
        <w:rPr>
          <w:rtl w:val="0"/>
        </w:rPr>
      </w:r>
    </w:p>
    <w:p w:rsidR="00000000" w:rsidDel="00000000" w:rsidP="00000000" w:rsidRDefault="00000000" w:rsidRPr="00000000" w14:paraId="00000B7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0"/>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7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dueWithinHours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7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Ngưỡng "sắp hết hạn", mặc định 24 (chưa có trong FRD)</w:t>
            </w:r>
            <w:r w:rsidDel="00000000" w:rsidR="00000000" w:rsidRPr="00000000">
              <w:rPr>
                <w:rtl w:val="0"/>
              </w:rPr>
            </w:r>
          </w:p>
        </w:tc>
      </w:tr>
    </w:tbl>
    <w:p w:rsidR="00000000" w:rsidDel="00000000" w:rsidP="00000000" w:rsidRDefault="00000000" w:rsidRPr="00000000" w14:paraId="00000B7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7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paidCount, packingCount, dueSoonCount, outOfStockProductCount }</w:t>
      </w:r>
      <w:r w:rsidDel="00000000" w:rsidR="00000000" w:rsidRPr="00000000">
        <w:rPr>
          <w:rFonts w:ascii="Arial" w:cs="Arial" w:eastAsia="Arial" w:hAnsi="Arial"/>
          <w:sz w:val="20"/>
          <w:szCs w:val="20"/>
          <w:rtl w:val="0"/>
        </w:rPr>
        <w:t xml:space="preserve">. Số sản phẩm bị gỡ lấy từ Catalog (</w:t>
      </w:r>
      <w:r w:rsidDel="00000000" w:rsidR="00000000" w:rsidRPr="00000000">
        <w:rPr>
          <w:rFonts w:ascii="Arial" w:cs="Arial" w:eastAsia="Arial" w:hAnsi="Arial"/>
          <w:color w:val="8a2b1f"/>
          <w:sz w:val="20"/>
          <w:szCs w:val="20"/>
          <w:rtl w:val="0"/>
        </w:rPr>
        <w:t xml:space="preserve">status=REMOVED</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B7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/orders/admin/orders</w:t>
      </w:r>
      <w:r w:rsidDel="00000000" w:rsidR="00000000" w:rsidRPr="00000000">
        <w:rPr>
          <w:rFonts w:ascii="Arial" w:cs="Arial" w:eastAsia="Arial" w:hAnsi="Arial"/>
          <w:color w:val="44546a"/>
          <w:sz w:val="20"/>
          <w:szCs w:val="20"/>
          <w:rtl w:val="0"/>
        </w:rPr>
        <w:t xml:space="preserve">  —  Tra cứu đơn toàn hệ thống</w:t>
      </w:r>
      <w:r w:rsidDel="00000000" w:rsidR="00000000" w:rsidRPr="00000000">
        <w:rPr>
          <w:rtl w:val="0"/>
        </w:rPr>
      </w:r>
    </w:p>
    <w:p w:rsidR="00000000" w:rsidDel="00000000" w:rsidP="00000000" w:rsidRDefault="00000000" w:rsidRPr="00000000" w14:paraId="00000B7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 E01</w:t>
      </w:r>
      <w:r w:rsidDel="00000000" w:rsidR="00000000" w:rsidRPr="00000000">
        <w:rPr>
          <w:rtl w:val="0"/>
        </w:rPr>
      </w:r>
    </w:p>
    <w:p w:rsidR="00000000" w:rsidDel="00000000" w:rsidP="00000000" w:rsidRDefault="00000000" w:rsidRPr="00000000" w14:paraId="00000B8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1"/>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8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8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orderCode, checkoutCode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9">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A">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E">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Nhóm theo mã thanh toán chung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 customerId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4">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overdue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 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quá hạn 7 ngày chưa được J4/J3 xử lý</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 sort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A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A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A3">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A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A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AdminOrderSummary[]</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BA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/orders/admin/orders/{orderId}</w:t>
      </w:r>
      <w:r w:rsidDel="00000000" w:rsidR="00000000" w:rsidRPr="00000000">
        <w:rPr>
          <w:rFonts w:ascii="Arial" w:cs="Arial" w:eastAsia="Arial" w:hAnsi="Arial"/>
          <w:color w:val="44546a"/>
          <w:sz w:val="20"/>
          <w:szCs w:val="20"/>
          <w:rtl w:val="0"/>
        </w:rPr>
        <w:t xml:space="preserve">  —  Chi tiết đơn (Admin)</w:t>
      </w:r>
      <w:r w:rsidDel="00000000" w:rsidR="00000000" w:rsidRPr="00000000">
        <w:rPr>
          <w:rtl w:val="0"/>
        </w:rPr>
      </w:r>
    </w:p>
    <w:p w:rsidR="00000000" w:rsidDel="00000000" w:rsidP="00000000" w:rsidRDefault="00000000" w:rsidRPr="00000000" w14:paraId="00000BA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BA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Payment chung và Refund lấy từ </w:t>
      </w:r>
      <w:r w:rsidDel="00000000" w:rsidR="00000000" w:rsidRPr="00000000">
        <w:rPr>
          <w:rFonts w:ascii="Arial" w:cs="Arial" w:eastAsia="Arial" w:hAnsi="Arial"/>
          <w:color w:val="8a2b1f"/>
          <w:sz w:val="20"/>
          <w:szCs w:val="20"/>
          <w:rtl w:val="0"/>
        </w:rPr>
        <w:t xml:space="preserve">GET /payments/admin/payments/by-checkout/{checkoutSessionId}</w:t>
      </w:r>
      <w:r w:rsidDel="00000000" w:rsidR="00000000" w:rsidRPr="00000000">
        <w:rPr>
          <w:rFonts w:ascii="Arial" w:cs="Arial" w:eastAsia="Arial" w:hAnsi="Arial"/>
          <w:sz w:val="20"/>
          <w:szCs w:val="20"/>
          <w:rtl w:val="0"/>
        </w:rPr>
        <w:t xml:space="preserve">; Settlement từ </w:t>
      </w:r>
      <w:r w:rsidDel="00000000" w:rsidR="00000000" w:rsidRPr="00000000">
        <w:rPr>
          <w:rFonts w:ascii="Arial" w:cs="Arial" w:eastAsia="Arial" w:hAnsi="Arial"/>
          <w:color w:val="8a2b1f"/>
          <w:sz w:val="20"/>
          <w:szCs w:val="20"/>
          <w:rtl w:val="0"/>
        </w:rPr>
        <w:t xml:space="preserve">GET /finance/admin/settlements?orderId=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BA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A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SellerOrderDetail + { customer { customerId, fullName, email }, checkoutSession { ... } }</w:t>
      </w:r>
      <w:r w:rsidDel="00000000" w:rsidR="00000000" w:rsidRPr="00000000">
        <w:rPr>
          <w:rtl w:val="0"/>
        </w:rPr>
      </w:r>
    </w:p>
    <w:p w:rsidR="00000000" w:rsidDel="00000000" w:rsidP="00000000" w:rsidRDefault="00000000" w:rsidRPr="00000000" w14:paraId="00000BA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/orders/admin/stats</w:t>
      </w:r>
      <w:r w:rsidDel="00000000" w:rsidR="00000000" w:rsidRPr="00000000">
        <w:rPr>
          <w:rFonts w:ascii="Arial" w:cs="Arial" w:eastAsia="Arial" w:hAnsi="Arial"/>
          <w:color w:val="44546a"/>
          <w:sz w:val="20"/>
          <w:szCs w:val="20"/>
          <w:rtl w:val="0"/>
        </w:rPr>
        <w:t xml:space="preserve">  —  Tiến độ đơn và hàng chờ (tổng quan Admin)</w:t>
      </w:r>
      <w:r w:rsidDel="00000000" w:rsidR="00000000" w:rsidRPr="00000000">
        <w:rPr>
          <w:rtl w:val="0"/>
        </w:rPr>
      </w:r>
    </w:p>
    <w:p w:rsidR="00000000" w:rsidDel="00000000" w:rsidP="00000000" w:rsidRDefault="00000000" w:rsidRPr="00000000" w14:paraId="00000BA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E02</w:t>
      </w:r>
      <w:r w:rsidDel="00000000" w:rsidR="00000000" w:rsidRPr="00000000">
        <w:rPr>
          <w:rtl w:val="0"/>
        </w:rPr>
      </w:r>
    </w:p>
    <w:p w:rsidR="00000000" w:rsidDel="00000000" w:rsidP="00000000" w:rsidRDefault="00000000" w:rsidRPr="00000000" w14:paraId="00000BA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2"/>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B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B8">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BB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B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BB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countByStatus: { PAID, PACKING, DELIVERED, CONFIRMED, CANCELLED }, overdueSellerCount, overdueCustomerCount, expiredCheckoutCount }</w:t>
      </w:r>
      <w:r w:rsidDel="00000000" w:rsidR="00000000" w:rsidRPr="00000000">
        <w:rPr>
          <w:rtl w:val="0"/>
        </w:rPr>
      </w:r>
    </w:p>
    <w:p w:rsidR="00000000" w:rsidDel="00000000" w:rsidP="00000000" w:rsidRDefault="00000000" w:rsidRPr="00000000" w14:paraId="00000BBC">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6.5 Payment Service</w:t>
      </w:r>
      <w:r w:rsidDel="00000000" w:rsidR="00000000" w:rsidRPr="00000000">
        <w:rPr>
          <w:rtl w:val="0"/>
        </w:rPr>
      </w:r>
    </w:p>
    <w:p w:rsidR="00000000" w:rsidDel="00000000" w:rsidP="00000000" w:rsidRDefault="00000000" w:rsidRPr="00000000" w14:paraId="00000BB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w:t>
      </w:r>
      <w:r w:rsidDel="00000000" w:rsidR="00000000" w:rsidRPr="00000000">
        <w:rPr>
          <w:rFonts w:ascii="Arial" w:cs="Arial" w:eastAsia="Arial" w:hAnsi="Arial"/>
          <w:sz w:val="20"/>
          <w:szCs w:val="20"/>
          <w:rtl w:val="0"/>
        </w:rPr>
        <w:t xml:space="preserve"> một Payment chung cho mỗi CheckoutSession, Refund theo đơn hoặc toàn phiên, đối soát với bộ giả lập thanh toán nội bộ, job J2/J2b/J5, công cụ Admin xử lý hoàn tiền lỗi. </w:t>
      </w:r>
      <w:r w:rsidDel="00000000" w:rsidR="00000000" w:rsidRPr="00000000">
        <w:rPr>
          <w:rFonts w:ascii="Arial" w:cs="Arial" w:eastAsia="Arial" w:hAnsi="Arial"/>
          <w:b w:val="1"/>
          <w:bCs w:val="1"/>
          <w:sz w:val="20"/>
          <w:szCs w:val="20"/>
          <w:rtl w:val="0"/>
        </w:rPr>
        <w:t xml:space="preserve">UC:</w:t>
      </w:r>
      <w:r w:rsidDel="00000000" w:rsidR="00000000" w:rsidRPr="00000000">
        <w:rPr>
          <w:rFonts w:ascii="Arial" w:cs="Arial" w:eastAsia="Arial" w:hAnsi="Arial"/>
          <w:sz w:val="20"/>
          <w:szCs w:val="20"/>
          <w:rtl w:val="0"/>
        </w:rPr>
        <w:t xml:space="preserve"> B05, G02, một phần B06, E02, E08.</w:t>
      </w:r>
      <w:r w:rsidDel="00000000" w:rsidR="00000000" w:rsidRPr="00000000">
        <w:rPr>
          <w:rtl w:val="0"/>
        </w:rPr>
      </w:r>
    </w:p>
    <w:p w:rsidR="00000000" w:rsidDel="00000000" w:rsidP="00000000" w:rsidRDefault="00000000" w:rsidRPr="00000000" w14:paraId="00000BBE">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7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Thanh toán một lần cho phiên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payment:create:own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/payments/by-checkout/{checkoutSessionId}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Trạng thái thanh toán của phiên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B05, B07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/payments/admin/issues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Việc cần xử lý về tiền (Must)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 E02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/payments/admin/payments/by-checkout/{checkoutSessionId}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chung và các 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/payments/admin/refunds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khoản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/payments/admin/refunds/{refundId}/query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lại kết quả hoàn tại bộ giả lập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 G02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/payments/admin/refunds/{refundId}/retry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Thử lại hoàn tiền an toàn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 G02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/payments/admin/checkout-sessions/{checkoutSessionId}/mark-handled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Đánh dấu đã xử lý trường hợp đối soát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refund:retry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/payments/admin/summary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liệu thu / hoàn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E02</w:t>
            </w:r>
            <w:r w:rsidDel="00000000" w:rsidR="00000000" w:rsidRPr="00000000">
              <w:rPr>
                <w:rtl w:val="0"/>
              </w:rPr>
            </w:r>
          </w:p>
        </w:tc>
      </w:tr>
    </w:tbl>
    <w:p w:rsidR="00000000" w:rsidDel="00000000" w:rsidP="00000000" w:rsidRDefault="00000000" w:rsidRPr="00000000" w14:paraId="00000BFB">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C">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7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B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B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paymentId, checkoutSessionId, amountVnd, currency, provider, status, providerTransactionId, errorCode, refundedAmountVnd, refundState, createdAt, completedAt,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refundId, paymentId, orderId (null nếu FULL_CHECKOUT), scope, amountVnd, reason, status, retryCount, providerRefundId, createdAt, completedAt, isSimulated</w:t>
            </w:r>
            <w:r w:rsidDel="00000000" w:rsidR="00000000" w:rsidRPr="00000000">
              <w:rPr>
                <w:rtl w:val="0"/>
              </w:rPr>
            </w:r>
          </w:p>
        </w:tc>
      </w:tr>
    </w:tbl>
    <w:p w:rsidR="00000000" w:rsidDel="00000000" w:rsidP="00000000" w:rsidRDefault="00000000" w:rsidRPr="00000000" w14:paraId="00000C0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4">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C0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/payments</w:t>
      </w:r>
      <w:r w:rsidDel="00000000" w:rsidR="00000000" w:rsidRPr="00000000">
        <w:rPr>
          <w:rFonts w:ascii="Arial" w:cs="Arial" w:eastAsia="Arial" w:hAnsi="Arial"/>
          <w:color w:val="44546a"/>
          <w:sz w:val="20"/>
          <w:szCs w:val="20"/>
          <w:rtl w:val="0"/>
        </w:rPr>
        <w:t xml:space="preserve">  —  Thanh toán một lần cho phiên checkout</w:t>
      </w:r>
      <w:r w:rsidDel="00000000" w:rsidR="00000000" w:rsidRPr="00000000">
        <w:rPr>
          <w:rtl w:val="0"/>
        </w:rPr>
      </w:r>
    </w:p>
    <w:p w:rsidR="00000000" w:rsidDel="00000000" w:rsidP="00000000" w:rsidRDefault="00000000" w:rsidRPr="00000000" w14:paraId="00000C0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payment:create:own    UC: B05    Idempotency-Key: bắt buộc</w:t>
      </w:r>
      <w:r w:rsidDel="00000000" w:rsidR="00000000" w:rsidRPr="00000000">
        <w:rPr>
          <w:rtl w:val="0"/>
        </w:rPr>
      </w:r>
    </w:p>
    <w:p w:rsidR="00000000" w:rsidDel="00000000" w:rsidP="00000000" w:rsidRDefault="00000000" w:rsidRPr="00000000" w14:paraId="00000C07">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Payment kiểm tra payment:create:own, User/Customer hiện hành và hỏi Order payable với customerId=sub; xác minh chủ phiên, AWAITING_PAYMENT, chưa hết hạn. Phiên của người khác →404. Không cache quyền, không tin số tiền client.</w:t>
      </w:r>
    </w:p>
    <w:p w:rsidR="00000000" w:rsidDel="00000000" w:rsidP="00000000" w:rsidRDefault="00000000" w:rsidRPr="00000000" w14:paraId="00000C0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Số tiền luôn do server tính</w:t>
      </w:r>
      <w:r w:rsidDel="00000000" w:rsidR="00000000" w:rsidRPr="00000000">
        <w:rPr>
          <w:rFonts w:ascii="Arial" w:cs="Arial" w:eastAsia="Arial" w:hAnsi="Arial"/>
          <w:sz w:val="20"/>
          <w:szCs w:val="20"/>
          <w:rtl w:val="0"/>
        </w:rPr>
        <w:t xml:space="preserve">, client không gửi số tiền.</w:t>
      </w:r>
    </w:p>
    <w:p w:rsidR="00000000" w:rsidDel="00000000" w:rsidP="00000000" w:rsidRDefault="00000000" w:rsidRPr="00000000" w14:paraId="00000C0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Tối đa 1 Payment / phiên. Gọi </w:t>
      </w:r>
      <w:r w:rsidDel="00000000" w:rsidR="00000000" w:rsidRPr="00000000">
        <w:rPr>
          <w:rFonts w:ascii="Arial" w:cs="Arial" w:eastAsia="Arial" w:hAnsi="Arial"/>
          <w:color w:val="8a2b1f"/>
          <w:sz w:val="20"/>
          <w:szCs w:val="20"/>
          <w:rtl w:val="0"/>
        </w:rPr>
        <w:t xml:space="preserve">PaymentGateway.charge</w:t>
      </w:r>
      <w:r w:rsidDel="00000000" w:rsidR="00000000" w:rsidRPr="00000000">
        <w:rPr>
          <w:rFonts w:ascii="Arial" w:cs="Arial" w:eastAsia="Arial" w:hAnsi="Arial"/>
          <w:sz w:val="20"/>
          <w:szCs w:val="20"/>
          <w:rtl w:val="0"/>
        </w:rPr>
        <w:t xml:space="preserve"> (bộ giả lập thanh toán nội bộ) </w:t>
      </w:r>
      <w:r w:rsidDel="00000000" w:rsidR="00000000" w:rsidRPr="00000000">
        <w:rPr>
          <w:rFonts w:ascii="Arial" w:cs="Arial" w:eastAsia="Arial" w:hAnsi="Arial"/>
          <w:b w:val="1"/>
          <w:bCs w:val="1"/>
          <w:sz w:val="20"/>
          <w:szCs w:val="20"/>
          <w:rtl w:val="0"/>
        </w:rPr>
        <w:t xml:space="preserve">ngoài</w:t>
      </w:r>
      <w:r w:rsidDel="00000000" w:rsidR="00000000" w:rsidRPr="00000000">
        <w:rPr>
          <w:rFonts w:ascii="Arial" w:cs="Arial" w:eastAsia="Arial" w:hAnsi="Arial"/>
          <w:sz w:val="20"/>
          <w:szCs w:val="20"/>
          <w:rtl w:val="0"/>
        </w:rPr>
        <w:t xml:space="preserve"> transaction DB; lưu ý định trước khi gọi.</w:t>
      </w:r>
    </w:p>
    <w:p w:rsidR="00000000" w:rsidDel="00000000" w:rsidP="00000000" w:rsidRDefault="00000000" w:rsidRPr="00000000" w14:paraId="00000C0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w:t>
      </w:r>
      <w:r w:rsidDel="00000000" w:rsidR="00000000" w:rsidRPr="00000000">
        <w:rPr>
          <w:rFonts w:ascii="Arial" w:cs="Arial" w:eastAsia="Arial" w:hAnsi="Arial"/>
          <w:color w:val="8a2b1f"/>
          <w:sz w:val="20"/>
          <w:szCs w:val="20"/>
          <w:rtl w:val="0"/>
        </w:rPr>
        <w:t xml:space="preserve">SUCCESS</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bộ giả lập trả FAILED rõ ràng → </w:t>
      </w:r>
      <w:r w:rsidDel="00000000" w:rsidR="00000000" w:rsidRPr="00000000">
        <w:rPr>
          <w:rFonts w:ascii="Arial" w:cs="Arial" w:eastAsia="Arial" w:hAnsi="Arial"/>
          <w:color w:val="8a2b1f"/>
          <w:sz w:val="20"/>
          <w:szCs w:val="20"/>
          <w:rtl w:val="0"/>
        </w:rPr>
        <w:t xml:space="preserve">201</w:t>
      </w:r>
      <w:r w:rsidDel="00000000" w:rsidR="00000000" w:rsidRPr="00000000">
        <w:rPr>
          <w:rFonts w:ascii="Arial" w:cs="Arial" w:eastAsia="Arial" w:hAnsi="Arial"/>
          <w:sz w:val="20"/>
          <w:szCs w:val="20"/>
          <w:rtl w:val="0"/>
        </w:rPr>
        <w:t xml:space="preserve"> với </w:t>
      </w:r>
      <w:r w:rsidDel="00000000" w:rsidR="00000000" w:rsidRPr="00000000">
        <w:rPr>
          <w:rFonts w:ascii="Arial" w:cs="Arial" w:eastAsia="Arial" w:hAnsi="Arial"/>
          <w:color w:val="8a2b1f"/>
          <w:sz w:val="20"/>
          <w:szCs w:val="20"/>
          <w:rtl w:val="0"/>
        </w:rPr>
        <w:t xml:space="preserve">status: FAILED</w:t>
      </w:r>
      <w:r w:rsidDel="00000000" w:rsidR="00000000" w:rsidRPr="00000000">
        <w:rPr>
          <w:rFonts w:ascii="Arial" w:cs="Arial" w:eastAsia="Arial" w:hAnsi="Arial"/>
          <w:sz w:val="20"/>
          <w:szCs w:val="20"/>
          <w:rtl w:val="0"/>
        </w:rPr>
        <w:t xml:space="preserve"> (phiên và N đơn đóng ở PAYMENT_FAILED, giỏ giữ nguyên); timeout P-02 (giai đoạn 2) → </w:t>
      </w:r>
      <w:r w:rsidDel="00000000" w:rsidR="00000000" w:rsidRPr="00000000">
        <w:rPr>
          <w:rFonts w:ascii="Arial" w:cs="Arial" w:eastAsia="Arial" w:hAnsi="Arial"/>
          <w:color w:val="8a2b1f"/>
          <w:sz w:val="20"/>
          <w:szCs w:val="20"/>
          <w:rtl w:val="0"/>
        </w:rPr>
        <w:t xml:space="preserve">202</w:t>
      </w:r>
      <w:r w:rsidDel="00000000" w:rsidR="00000000" w:rsidRPr="00000000">
        <w:rPr>
          <w:rFonts w:ascii="Arial" w:cs="Arial" w:eastAsia="Arial" w:hAnsi="Arial"/>
          <w:sz w:val="20"/>
          <w:szCs w:val="20"/>
          <w:rtl w:val="0"/>
        </w:rPr>
        <w:t xml:space="preserve"> với </w:t>
      </w:r>
      <w:r w:rsidDel="00000000" w:rsidR="00000000" w:rsidRPr="00000000">
        <w:rPr>
          <w:rFonts w:ascii="Arial" w:cs="Arial" w:eastAsia="Arial" w:hAnsi="Arial"/>
          <w:color w:val="8a2b1f"/>
          <w:sz w:val="20"/>
          <w:szCs w:val="20"/>
          <w:rtl w:val="0"/>
        </w:rPr>
        <w:t xml:space="preserve">status: PENDING</w:t>
      </w:r>
      <w:r w:rsidDel="00000000" w:rsidR="00000000" w:rsidRPr="00000000">
        <w:rPr>
          <w:rFonts w:ascii="Arial" w:cs="Arial" w:eastAsia="Arial" w:hAnsi="Arial"/>
          <w:sz w:val="20"/>
          <w:szCs w:val="20"/>
          <w:rtl w:val="0"/>
        </w:rPr>
        <w:t xml:space="preserve"> (FE hiển thị "Đang xác nhận thanh toán", poll </w:t>
      </w:r>
      <w:r w:rsidDel="00000000" w:rsidR="00000000" w:rsidRPr="00000000">
        <w:rPr>
          <w:rFonts w:ascii="Arial" w:cs="Arial" w:eastAsia="Arial" w:hAnsi="Arial"/>
          <w:color w:val="8a2b1f"/>
          <w:sz w:val="20"/>
          <w:szCs w:val="20"/>
          <w:rtl w:val="0"/>
        </w:rPr>
        <w:t xml:space="preserve">GET /payments/by-checkout/{id}</w:t>
      </w:r>
      <w:r w:rsidDel="00000000" w:rsidR="00000000" w:rsidRPr="00000000">
        <w:rPr>
          <w:rFonts w:ascii="Arial" w:cs="Arial" w:eastAsia="Arial" w:hAnsi="Arial"/>
          <w:sz w:val="20"/>
          <w:szCs w:val="20"/>
          <w:rtl w:val="0"/>
        </w:rPr>
        <w:t xml:space="preserve"> mỗi 3–5 giây).</w:t>
      </w:r>
    </w:p>
    <w:p w:rsidR="00000000" w:rsidDel="00000000" w:rsidP="00000000" w:rsidRDefault="00000000" w:rsidRPr="00000000" w14:paraId="00000C0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Môi trường dev/staging: cho phép field </w:t>
      </w:r>
      <w:r w:rsidDel="00000000" w:rsidR="00000000" w:rsidRPr="00000000">
        <w:rPr>
          <w:rFonts w:ascii="Arial" w:cs="Arial" w:eastAsia="Arial" w:hAnsi="Arial"/>
          <w:color w:val="8a2b1f"/>
          <w:sz w:val="20"/>
          <w:szCs w:val="20"/>
          <w:rtl w:val="0"/>
        </w:rPr>
        <w:t xml:space="preserve">simulatorScenario</w:t>
      </w:r>
      <w:r w:rsidDel="00000000" w:rsidR="00000000" w:rsidRPr="00000000">
        <w:rPr>
          <w:rFonts w:ascii="Arial" w:cs="Arial" w:eastAsia="Arial" w:hAnsi="Arial"/>
          <w:sz w:val="20"/>
          <w:szCs w:val="20"/>
          <w:rtl w:val="0"/>
        </w:rPr>
        <w:t xml:space="preserve"> để demo/test các nhánh của giai đoạn 2 (6.5.1); production luôn dùng kịch bản SUCCESS.</w:t>
      </w:r>
    </w:p>
    <w:p w:rsidR="00000000" w:rsidDel="00000000" w:rsidP="00000000" w:rsidRDefault="00000000" w:rsidRPr="00000000" w14:paraId="00000C0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7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Phiên của chính Customer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simulatorScenario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Chỉ chấp nhận ở dev/staging, production bỏ qua. Giai đoạn 1: chỉ SUCCESS (mặc định). Giai đoạn 2: thêm FAIL, TIMEOUT, LATE_SUCCESS (xem 6.5.1)</w:t>
            </w:r>
            <w:r w:rsidDel="00000000" w:rsidR="00000000" w:rsidRPr="00000000">
              <w:rPr>
                <w:rtl w:val="0"/>
              </w:rPr>
            </w:r>
          </w:p>
        </w:tc>
      </w:tr>
    </w:tbl>
    <w:p w:rsidR="00000000" w:rsidDel="00000000" w:rsidP="00000000" w:rsidRDefault="00000000" w:rsidRPr="00000000" w14:paraId="00000C1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1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1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w:cs="Arial" w:eastAsia="Arial" w:hAnsi="Arial"/>
          <w:sz w:val="20"/>
          <w:szCs w:val="20"/>
          <w:rtl w:val="0"/>
        </w:rPr>
        <w:t xml:space="preserve"> (SUCCESS/FAILED) hoặc </w:t>
      </w:r>
      <w:r w:rsidDel="00000000" w:rsidR="00000000" w:rsidRPr="00000000">
        <w:rPr>
          <w:rFonts w:ascii="Arial" w:cs="Arial" w:eastAsia="Arial" w:hAnsi="Arial"/>
          <w:color w:val="8a2b1f"/>
          <w:sz w:val="20"/>
          <w:szCs w:val="20"/>
          <w:rtl w:val="0"/>
        </w:rPr>
        <w:t xml:space="preserve">202</w:t>
      </w:r>
      <w:r w:rsidDel="00000000" w:rsidR="00000000" w:rsidRPr="00000000">
        <w:rPr>
          <w:rFonts w:ascii="Arial Unicode MS" w:cs="Arial Unicode MS" w:eastAsia="Arial Unicode MS" w:hAnsi="Arial Unicode MS"/>
          <w:sz w:val="20"/>
          <w:szCs w:val="20"/>
          <w:rtl w:val="0"/>
        </w:rPr>
        <w:t xml:space="preserve"> (PENDING) → </w:t>
      </w:r>
      <w:r w:rsidDel="00000000" w:rsidR="00000000" w:rsidRPr="00000000">
        <w:rPr>
          <w:rFonts w:ascii="Arial" w:cs="Arial" w:eastAsia="Arial" w:hAnsi="Arial"/>
          <w:color w:val="8a2b1f"/>
          <w:sz w:val="20"/>
          <w:szCs w:val="20"/>
          <w:rtl w:val="0"/>
        </w:rPr>
        <w:t xml:space="preserve">data: Payment</w:t>
      </w:r>
      <w:r w:rsidDel="00000000" w:rsidR="00000000" w:rsidRPr="00000000">
        <w:rPr>
          <w:rtl w:val="0"/>
        </w:rPr>
      </w:r>
    </w:p>
    <w:p w:rsidR="00000000" w:rsidDel="00000000" w:rsidP="00000000" w:rsidRDefault="00000000" w:rsidRPr="00000000" w14:paraId="00000C1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/api/v1/payments</w:t>
      </w:r>
      <w:r w:rsidDel="00000000" w:rsidR="00000000" w:rsidRPr="00000000">
        <w:rPr>
          <w:rtl w:val="0"/>
        </w:rPr>
      </w:r>
    </w:p>
    <w:p w:rsidR="00000000" w:rsidDel="00000000" w:rsidP="00000000" w:rsidRDefault="00000000" w:rsidRPr="00000000" w14:paraId="00000C1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Idempotency-Key: 0e7d0a52-55b4-4d37-9c43-0a1d2f3b9e10</w:t>
      </w:r>
      <w:r w:rsidDel="00000000" w:rsidR="00000000" w:rsidRPr="00000000">
        <w:rPr>
          <w:rtl w:val="0"/>
        </w:rPr>
      </w:r>
    </w:p>
    <w:p w:rsidR="00000000" w:rsidDel="00000000" w:rsidP="00000000" w:rsidRDefault="00000000" w:rsidRPr="00000000" w14:paraId="00000C1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"checkoutSessionId": "cs-71a..." }</w:t>
      </w:r>
      <w:r w:rsidDel="00000000" w:rsidR="00000000" w:rsidRPr="00000000">
        <w:rPr>
          <w:rtl w:val="0"/>
        </w:rPr>
      </w:r>
    </w:p>
    <w:p w:rsidR="00000000" w:rsidDel="00000000" w:rsidP="00000000" w:rsidRDefault="00000000" w:rsidRPr="00000000" w14:paraId="00000C1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C20">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201 Created</w:t>
      </w:r>
      <w:r w:rsidDel="00000000" w:rsidR="00000000" w:rsidRPr="00000000">
        <w:rPr>
          <w:rtl w:val="0"/>
        </w:rPr>
      </w:r>
    </w:p>
    <w:p w:rsidR="00000000" w:rsidDel="00000000" w:rsidP="00000000" w:rsidRDefault="00000000" w:rsidRPr="00000000" w14:paraId="00000C21">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"paymentId": "pm-4c2...", "checkoutSessionId": "cs-71a...", "amountVnd": 750000,</w:t>
      </w:r>
      <w:r w:rsidDel="00000000" w:rsidR="00000000" w:rsidRPr="00000000">
        <w:rPr>
          <w:rtl w:val="0"/>
        </w:rPr>
      </w:r>
    </w:p>
    <w:p w:rsidR="00000000" w:rsidDel="00000000" w:rsidP="00000000" w:rsidRDefault="00000000" w:rsidRPr="00000000" w14:paraId="00000C22">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"currency": "VND", "provider": "SIMULATOR", "status": "SUCCESS",</w:t>
      </w:r>
      <w:r w:rsidDel="00000000" w:rsidR="00000000" w:rsidRPr="00000000">
        <w:rPr>
          <w:rtl w:val="0"/>
        </w:rPr>
      </w:r>
    </w:p>
    <w:p w:rsidR="00000000" w:rsidDel="00000000" w:rsidP="00000000" w:rsidRDefault="00000000" w:rsidRPr="00000000" w14:paraId="00000C23">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"providerTransactionId": "SIM-TX-88231", "errorCode": null,</w:t>
      </w:r>
      <w:r w:rsidDel="00000000" w:rsidR="00000000" w:rsidRPr="00000000">
        <w:rPr>
          <w:rtl w:val="0"/>
        </w:rPr>
      </w:r>
    </w:p>
    <w:p w:rsidR="00000000" w:rsidDel="00000000" w:rsidP="00000000" w:rsidRDefault="00000000" w:rsidRPr="00000000" w14:paraId="00000C2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"refundedAmountVnd": 0, "refundState": "NONE",</w:t>
      </w:r>
      <w:r w:rsidDel="00000000" w:rsidR="00000000" w:rsidRPr="00000000">
        <w:rPr>
          <w:rtl w:val="0"/>
        </w:rPr>
      </w:r>
    </w:p>
    <w:p w:rsidR="00000000" w:rsidDel="00000000" w:rsidP="00000000" w:rsidRDefault="00000000" w:rsidRPr="00000000" w14:paraId="00000C2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"createdAt": "2026-10-18T08:32:08Z", "completedAt": "2026-10-18T08:32:10Z",</w:t>
      </w:r>
      <w:r w:rsidDel="00000000" w:rsidR="00000000" w:rsidRPr="00000000">
        <w:rPr>
          <w:rtl w:val="0"/>
        </w:rPr>
      </w:r>
    </w:p>
    <w:p w:rsidR="00000000" w:rsidDel="00000000" w:rsidP="00000000" w:rsidRDefault="00000000" w:rsidRPr="00000000" w14:paraId="00000C26">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C2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C2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CUSTOMER_PAYMENT_BLOCKED</w:t>
      </w:r>
      <w:r w:rsidDel="00000000" w:rsidR="00000000" w:rsidRPr="00000000">
        <w:rPr>
          <w:rFonts w:ascii="Arial" w:cs="Arial" w:eastAsia="Arial" w:hAnsi="Arial"/>
          <w:sz w:val="20"/>
          <w:szCs w:val="20"/>
          <w:rtl w:val="0"/>
        </w:rPr>
        <w:t xml:space="preserve"> (403)</w:t>
      </w:r>
    </w:p>
    <w:p w:rsidR="00000000" w:rsidDel="00000000" w:rsidP="00000000" w:rsidRDefault="00000000" w:rsidRPr="00000000" w14:paraId="00000C2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CHECKOUT_NOT_PAYABLE</w:t>
      </w:r>
      <w:r w:rsidDel="00000000" w:rsidR="00000000" w:rsidRPr="00000000">
        <w:rPr>
          <w:rFonts w:ascii="Arial" w:cs="Arial" w:eastAsia="Arial" w:hAnsi="Arial"/>
          <w:sz w:val="20"/>
          <w:szCs w:val="20"/>
          <w:rtl w:val="0"/>
        </w:rPr>
        <w:t xml:space="preserve"> (409) — đã hết hạn/hủy/đã thanh toán/thất bại</w:t>
      </w:r>
    </w:p>
    <w:p w:rsidR="00000000" w:rsidDel="00000000" w:rsidP="00000000" w:rsidRDefault="00000000" w:rsidRPr="00000000" w14:paraId="00000C2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PAYMENT_IN_PROGRESS</w:t>
      </w:r>
      <w:r w:rsidDel="00000000" w:rsidR="00000000" w:rsidRPr="00000000">
        <w:rPr>
          <w:rFonts w:ascii="Arial" w:cs="Arial" w:eastAsia="Arial" w:hAnsi="Arial"/>
          <w:sz w:val="20"/>
          <w:szCs w:val="20"/>
          <w:rtl w:val="0"/>
        </w:rPr>
        <w:t xml:space="preserve"> (409) — đã có Payment PENDING (gửi lặp cùng key trả lại Payment cũ, không lỗi)</w:t>
      </w:r>
    </w:p>
    <w:p w:rsidR="00000000" w:rsidDel="00000000" w:rsidP="00000000" w:rsidRDefault="00000000" w:rsidRPr="00000000" w14:paraId="00000C2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CHECKOUT_ITEMS_INVALID</w:t>
      </w:r>
      <w:r w:rsidDel="00000000" w:rsidR="00000000" w:rsidRPr="00000000">
        <w:rPr>
          <w:rFonts w:ascii="Arial" w:cs="Arial" w:eastAsia="Arial" w:hAnsi="Arial"/>
          <w:sz w:val="20"/>
          <w:szCs w:val="20"/>
          <w:rtl w:val="0"/>
        </w:rPr>
        <w:t xml:space="preserve"> (409) — sản phẩm/Seller không còn hợp lệ ngay trước khi thu: dừng, yêu cầu đặt lại</w:t>
      </w:r>
    </w:p>
    <w:p w:rsidR="00000000" w:rsidDel="00000000" w:rsidP="00000000" w:rsidRDefault="00000000" w:rsidRPr="00000000" w14:paraId="00000C2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IDEMPOTENCY_KEY_REUSED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C2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/payments/by-checkout/{checkoutSessionId}</w:t>
      </w:r>
      <w:r w:rsidDel="00000000" w:rsidR="00000000" w:rsidRPr="00000000">
        <w:rPr>
          <w:rFonts w:ascii="Arial" w:cs="Arial" w:eastAsia="Arial" w:hAnsi="Arial"/>
          <w:color w:val="44546a"/>
          <w:sz w:val="20"/>
          <w:szCs w:val="20"/>
          <w:rtl w:val="0"/>
        </w:rPr>
        <w:t xml:space="preserve">  —  Trạng thái thanh toán của phiên</w:t>
      </w:r>
      <w:r w:rsidDel="00000000" w:rsidR="00000000" w:rsidRPr="00000000">
        <w:rPr>
          <w:rtl w:val="0"/>
        </w:rPr>
      </w:r>
    </w:p>
    <w:p w:rsidR="00000000" w:rsidDel="00000000" w:rsidP="00000000" w:rsidRDefault="00000000" w:rsidRPr="00000000" w14:paraId="00000C2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order:read:own    UC: B05, B07</w:t>
      </w:r>
      <w:r w:rsidDel="00000000" w:rsidR="00000000" w:rsidRPr="00000000">
        <w:rPr>
          <w:rtl w:val="0"/>
        </w:rPr>
      </w:r>
    </w:p>
    <w:p w:rsidR="00000000" w:rsidDel="00000000" w:rsidP="00000000" w:rsidRDefault="00000000" w:rsidRPr="00000000" w14:paraId="00000C2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30">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Payment | null</w:t>
      </w:r>
      <w:r w:rsidDel="00000000" w:rsidR="00000000" w:rsidRPr="00000000">
        <w:rPr>
          <w:rFonts w:ascii="Arial" w:cs="Arial" w:eastAsia="Arial" w:hAnsi="Arial"/>
          <w:sz w:val="20"/>
          <w:szCs w:val="20"/>
          <w:rtl w:val="0"/>
        </w:rPr>
        <w:t xml:space="preserve"> (null nếu chưa thanh toán)</w:t>
      </w:r>
      <w:r w:rsidDel="00000000" w:rsidR="00000000" w:rsidRPr="00000000">
        <w:rPr>
          <w:rtl w:val="0"/>
        </w:rPr>
      </w:r>
    </w:p>
    <w:p w:rsidR="00000000" w:rsidDel="00000000" w:rsidP="00000000" w:rsidRDefault="00000000" w:rsidRPr="00000000" w14:paraId="00000C3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C3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NOT_FOUND</w:t>
      </w:r>
      <w:r w:rsidDel="00000000" w:rsidR="00000000" w:rsidRPr="00000000">
        <w:rPr>
          <w:rFonts w:ascii="Arial" w:cs="Arial" w:eastAsia="Arial" w:hAnsi="Arial"/>
          <w:sz w:val="20"/>
          <w:szCs w:val="20"/>
          <w:rtl w:val="0"/>
        </w:rPr>
        <w:t xml:space="preserve"> (404) — phiên không thuộc Customer</w:t>
      </w:r>
    </w:p>
    <w:p w:rsidR="00000000" w:rsidDel="00000000" w:rsidP="00000000" w:rsidRDefault="00000000" w:rsidRPr="00000000" w14:paraId="00000C33">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/payments/admin/issues</w:t>
      </w:r>
      <w:r w:rsidDel="00000000" w:rsidR="00000000" w:rsidRPr="00000000">
        <w:rPr>
          <w:rFonts w:ascii="Arial" w:cs="Arial" w:eastAsia="Arial" w:hAnsi="Arial"/>
          <w:color w:val="44546a"/>
          <w:sz w:val="20"/>
          <w:szCs w:val="20"/>
          <w:rtl w:val="0"/>
        </w:rPr>
        <w:t xml:space="preserve">  —  Việc cần xử lý về tiền (Must)</w:t>
      </w:r>
      <w:r w:rsidDel="00000000" w:rsidR="00000000" w:rsidRPr="00000000">
        <w:rPr>
          <w:rtl w:val="0"/>
        </w:rPr>
      </w:r>
    </w:p>
    <w:p w:rsidR="00000000" w:rsidDel="00000000" w:rsidP="00000000" w:rsidRDefault="00000000" w:rsidRPr="00000000" w14:paraId="00000C34">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 E02</w:t>
      </w:r>
      <w:r w:rsidDel="00000000" w:rsidR="00000000" w:rsidRPr="00000000">
        <w:rPr>
          <w:rtl w:val="0"/>
        </w:rPr>
      </w:r>
    </w:p>
    <w:p w:rsidR="00000000" w:rsidDel="00000000" w:rsidP="00000000" w:rsidRDefault="00000000" w:rsidRPr="00000000" w14:paraId="00000C3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Gom: Payment PENDING quá P-04, Refund FAILED hoặc PENDING quá ngưỡng, phiên </w:t>
      </w:r>
      <w:r w:rsidDel="00000000" w:rsidR="00000000" w:rsidRPr="00000000">
        <w:rPr>
          <w:rFonts w:ascii="Arial" w:cs="Arial" w:eastAsia="Arial" w:hAnsi="Arial"/>
          <w:color w:val="8a2b1f"/>
          <w:sz w:val="20"/>
          <w:szCs w:val="20"/>
          <w:rtl w:val="0"/>
        </w:rPr>
        <w:t xml:space="preserve">needsManualReview</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3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6"/>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3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PAYMENT_PENDING | REFUND_FAILED | REFUND_STUCK | MANUAL_REVIEW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4">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45">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4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4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issueType, paymentId, refundId, checkoutSessionId, orderId, amountVnd, since, retryCount }]</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C49">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/payments/admin/payments/by-checkout/{checkoutSessionId}</w:t>
      </w:r>
      <w:r w:rsidDel="00000000" w:rsidR="00000000" w:rsidRPr="00000000">
        <w:rPr>
          <w:rFonts w:ascii="Arial" w:cs="Arial" w:eastAsia="Arial" w:hAnsi="Arial"/>
          <w:color w:val="44546a"/>
          <w:sz w:val="20"/>
          <w:szCs w:val="20"/>
          <w:rtl w:val="0"/>
        </w:rPr>
        <w:t xml:space="preserve">  —  Payment chung và các Refund</w:t>
      </w:r>
      <w:r w:rsidDel="00000000" w:rsidR="00000000" w:rsidRPr="00000000">
        <w:rPr>
          <w:rtl w:val="0"/>
        </w:rPr>
      </w:r>
    </w:p>
    <w:p w:rsidR="00000000" w:rsidDel="00000000" w:rsidP="00000000" w:rsidRDefault="00000000" w:rsidRPr="00000000" w14:paraId="00000C4A">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C4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4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Payment + { refunds: Refund[], manualNote }</w:t>
      </w:r>
      <w:r w:rsidDel="00000000" w:rsidR="00000000" w:rsidRPr="00000000">
        <w:rPr>
          <w:rtl w:val="0"/>
        </w:rPr>
      </w:r>
    </w:p>
    <w:p w:rsidR="00000000" w:rsidDel="00000000" w:rsidP="00000000" w:rsidRDefault="00000000" w:rsidRPr="00000000" w14:paraId="00000C4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/payments/admin/refunds</w:t>
      </w:r>
      <w:r w:rsidDel="00000000" w:rsidR="00000000" w:rsidRPr="00000000">
        <w:rPr>
          <w:rFonts w:ascii="Arial" w:cs="Arial" w:eastAsia="Arial" w:hAnsi="Arial"/>
          <w:color w:val="44546a"/>
          <w:sz w:val="20"/>
          <w:szCs w:val="20"/>
          <w:rtl w:val="0"/>
        </w:rPr>
        <w:t xml:space="preserve">  —  Danh sách khoản hoàn</w:t>
      </w:r>
      <w:r w:rsidDel="00000000" w:rsidR="00000000" w:rsidRPr="00000000">
        <w:rPr>
          <w:rtl w:val="0"/>
        </w:rPr>
      </w:r>
    </w:p>
    <w:p w:rsidR="00000000" w:rsidDel="00000000" w:rsidP="00000000" w:rsidRDefault="00000000" w:rsidRPr="00000000" w14:paraId="00000C4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C4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7"/>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5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paymentId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E">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6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6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63">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6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6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6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Refund[]</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C6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/payments/admin/refunds/{refundId}/query</w:t>
      </w:r>
      <w:r w:rsidDel="00000000" w:rsidR="00000000" w:rsidRPr="00000000">
        <w:rPr>
          <w:rFonts w:ascii="Arial" w:cs="Arial" w:eastAsia="Arial" w:hAnsi="Arial"/>
          <w:color w:val="44546a"/>
          <w:sz w:val="20"/>
          <w:szCs w:val="20"/>
          <w:rtl w:val="0"/>
        </w:rPr>
        <w:t xml:space="preserve">  —  Tra cứu lại kết quả hoàn tại bộ giả lập</w:t>
      </w:r>
      <w:r w:rsidDel="00000000" w:rsidR="00000000" w:rsidRPr="00000000">
        <w:rPr>
          <w:rtl w:val="0"/>
        </w:rPr>
      </w:r>
    </w:p>
    <w:p w:rsidR="00000000" w:rsidDel="00000000" w:rsidP="00000000" w:rsidRDefault="00000000" w:rsidRPr="00000000" w14:paraId="00000C6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refund:retry    UC: E08, G02</w:t>
      </w:r>
      <w:r w:rsidDel="00000000" w:rsidR="00000000" w:rsidRPr="00000000">
        <w:rPr>
          <w:rtl w:val="0"/>
        </w:rPr>
      </w:r>
    </w:p>
    <w:p w:rsidR="00000000" w:rsidDel="00000000" w:rsidP="00000000" w:rsidRDefault="00000000" w:rsidRPr="00000000" w14:paraId="00000C6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Gọi </w:t>
      </w:r>
      <w:r w:rsidDel="00000000" w:rsidR="00000000" w:rsidRPr="00000000">
        <w:rPr>
          <w:rFonts w:ascii="Arial" w:cs="Arial" w:eastAsia="Arial" w:hAnsi="Arial"/>
          <w:color w:val="8a2b1f"/>
          <w:sz w:val="20"/>
          <w:szCs w:val="20"/>
          <w:rtl w:val="0"/>
        </w:rPr>
        <w:t xml:space="preserve">PaymentGateway.query</w:t>
      </w:r>
      <w:r w:rsidDel="00000000" w:rsidR="00000000" w:rsidRPr="00000000">
        <w:rPr>
          <w:rFonts w:ascii="Arial" w:cs="Arial" w:eastAsia="Arial" w:hAnsi="Arial"/>
          <w:sz w:val="20"/>
          <w:szCs w:val="20"/>
          <w:rtl w:val="0"/>
        </w:rPr>
        <w:t xml:space="preserve"> (bộ giả lập) và cập nhật trạng thái nếu đã có kết quả; nếu SUCCESS thì phát </w:t>
      </w:r>
      <w:r w:rsidDel="00000000" w:rsidR="00000000" w:rsidRPr="00000000">
        <w:rPr>
          <w:rFonts w:ascii="Arial" w:cs="Arial" w:eastAsia="Arial" w:hAnsi="Arial"/>
          <w:color w:val="8a2b1f"/>
          <w:sz w:val="20"/>
          <w:szCs w:val="20"/>
          <w:rtl w:val="0"/>
        </w:rPr>
        <w:t xml:space="preserve">refund.succeeded</w:t>
      </w:r>
      <w:r w:rsidDel="00000000" w:rsidR="00000000" w:rsidRPr="00000000">
        <w:rPr>
          <w:rFonts w:ascii="Arial" w:cs="Arial" w:eastAsia="Arial" w:hAnsi="Arial"/>
          <w:sz w:val="20"/>
          <w:szCs w:val="20"/>
          <w:rtl w:val="0"/>
        </w:rPr>
        <w:t xml:space="preserve"> để Finance ghi REFUND_DEBIT. Ghi AdminAuditLog.</w:t>
      </w:r>
    </w:p>
    <w:p w:rsidR="00000000" w:rsidDel="00000000" w:rsidP="00000000" w:rsidRDefault="00000000" w:rsidRPr="00000000" w14:paraId="00000C6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6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Refund</w:t>
      </w:r>
      <w:r w:rsidDel="00000000" w:rsidR="00000000" w:rsidRPr="00000000">
        <w:rPr>
          <w:rtl w:val="0"/>
        </w:rPr>
      </w:r>
    </w:p>
    <w:p w:rsidR="00000000" w:rsidDel="00000000" w:rsidP="00000000" w:rsidRDefault="00000000" w:rsidRPr="00000000" w14:paraId="00000C6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/payments/admin/refunds/{refundId}/retry</w:t>
      </w:r>
      <w:r w:rsidDel="00000000" w:rsidR="00000000" w:rsidRPr="00000000">
        <w:rPr>
          <w:rFonts w:ascii="Arial" w:cs="Arial" w:eastAsia="Arial" w:hAnsi="Arial"/>
          <w:color w:val="44546a"/>
          <w:sz w:val="20"/>
          <w:szCs w:val="20"/>
          <w:rtl w:val="0"/>
        </w:rPr>
        <w:t xml:space="preserve">  —  Thử lại hoàn tiền an toàn</w:t>
      </w:r>
      <w:r w:rsidDel="00000000" w:rsidR="00000000" w:rsidRPr="00000000">
        <w:rPr>
          <w:rtl w:val="0"/>
        </w:rPr>
      </w:r>
    </w:p>
    <w:p w:rsidR="00000000" w:rsidDel="00000000" w:rsidP="00000000" w:rsidRDefault="00000000" w:rsidRPr="00000000" w14:paraId="00000C6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refund:retry    UC: E08, G02</w:t>
      </w:r>
      <w:r w:rsidDel="00000000" w:rsidR="00000000" w:rsidRPr="00000000">
        <w:rPr>
          <w:rtl w:val="0"/>
        </w:rPr>
      </w:r>
    </w:p>
    <w:p w:rsidR="00000000" w:rsidDel="00000000" w:rsidP="00000000" w:rsidRDefault="00000000" w:rsidRPr="00000000" w14:paraId="00000C6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khi Refund FAILED và đã tra cứu xác nhận chưa hoàn. Dùng </w:t>
      </w:r>
      <w:r w:rsidDel="00000000" w:rsidR="00000000" w:rsidRPr="00000000">
        <w:rPr>
          <w:rFonts w:ascii="Arial" w:cs="Arial" w:eastAsia="Arial" w:hAnsi="Arial"/>
          <w:b w:val="1"/>
          <w:bCs w:val="1"/>
          <w:sz w:val="20"/>
          <w:szCs w:val="20"/>
          <w:rtl w:val="0"/>
        </w:rPr>
        <w:t xml:space="preserve">lại</w:t>
      </w:r>
      <w:r w:rsidDel="00000000" w:rsidR="00000000" w:rsidRPr="00000000">
        <w:rPr>
          <w:rFonts w:ascii="Arial" w:cs="Arial" w:eastAsia="Arial" w:hAnsi="Arial"/>
          <w:sz w:val="20"/>
          <w:szCs w:val="20"/>
          <w:rtl w:val="0"/>
        </w:rPr>
        <w:t xml:space="preserve"> idempotency key cũ, không tạo Refund mới. Ghi AuditLog </w:t>
      </w:r>
      <w:r w:rsidDel="00000000" w:rsidR="00000000" w:rsidRPr="00000000">
        <w:rPr>
          <w:rFonts w:ascii="Arial" w:cs="Arial" w:eastAsia="Arial" w:hAnsi="Arial"/>
          <w:color w:val="8a2b1f"/>
          <w:sz w:val="20"/>
          <w:szCs w:val="20"/>
          <w:rtl w:val="0"/>
        </w:rPr>
        <w:t xml:space="preserve">RETRY_REFUND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6F">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Không có API đánh dấu tay "đã hoàn" (FRD UC-E08).</w:t>
      </w:r>
      <w:r w:rsidDel="00000000" w:rsidR="00000000" w:rsidRPr="00000000">
        <w:rPr>
          <w:rtl w:val="0"/>
        </w:rPr>
      </w:r>
    </w:p>
    <w:p w:rsidR="00000000" w:rsidDel="00000000" w:rsidP="00000000" w:rsidRDefault="00000000" w:rsidRPr="00000000" w14:paraId="00000C7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7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Refund</w:t>
      </w:r>
      <w:r w:rsidDel="00000000" w:rsidR="00000000" w:rsidRPr="00000000">
        <w:rPr>
          <w:rFonts w:ascii="Arial" w:cs="Arial" w:eastAsia="Arial" w:hAnsi="Arial"/>
          <w:sz w:val="20"/>
          <w:szCs w:val="20"/>
          <w:rtl w:val="0"/>
        </w:rPr>
        <w:t xml:space="preserve"> (status PENDING)</w:t>
      </w:r>
      <w:r w:rsidDel="00000000" w:rsidR="00000000" w:rsidRPr="00000000">
        <w:rPr>
          <w:rtl w:val="0"/>
        </w:rPr>
      </w:r>
    </w:p>
    <w:p w:rsidR="00000000" w:rsidDel="00000000" w:rsidP="00000000" w:rsidRDefault="00000000" w:rsidRPr="00000000" w14:paraId="00000C7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C7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REFUND_RETRY_NOT_SAFE</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C74">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/payments/admin/checkout-sessions/{checkoutSessionId}/mark-handled</w:t>
      </w:r>
      <w:r w:rsidDel="00000000" w:rsidR="00000000" w:rsidRPr="00000000">
        <w:rPr>
          <w:rFonts w:ascii="Arial" w:cs="Arial" w:eastAsia="Arial" w:hAnsi="Arial"/>
          <w:color w:val="44546a"/>
          <w:sz w:val="20"/>
          <w:szCs w:val="20"/>
          <w:rtl w:val="0"/>
        </w:rPr>
        <w:t xml:space="preserve">  —  Đánh dấu đã xử lý trường hợp đối soát</w:t>
      </w:r>
      <w:r w:rsidDel="00000000" w:rsidR="00000000" w:rsidRPr="00000000">
        <w:rPr>
          <w:rtl w:val="0"/>
        </w:rPr>
      </w:r>
    </w:p>
    <w:p w:rsidR="00000000" w:rsidDel="00000000" w:rsidP="00000000" w:rsidRDefault="00000000" w:rsidRPr="00000000" w14:paraId="00000C75">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refund:retry    UC: E08</w:t>
      </w:r>
      <w:r w:rsidDel="00000000" w:rsidR="00000000" w:rsidRPr="00000000">
        <w:rPr>
          <w:rtl w:val="0"/>
        </w:rPr>
      </w:r>
    </w:p>
    <w:p w:rsidR="00000000" w:rsidDel="00000000" w:rsidP="00000000" w:rsidRDefault="00000000" w:rsidRPr="00000000" w14:paraId="00000C7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Chỉ thêm ghi chú và gỡ cờ </w:t>
      </w:r>
      <w:r w:rsidDel="00000000" w:rsidR="00000000" w:rsidRPr="00000000">
        <w:rPr>
          <w:rFonts w:ascii="Arial" w:cs="Arial" w:eastAsia="Arial" w:hAnsi="Arial"/>
          <w:color w:val="8a2b1f"/>
          <w:sz w:val="20"/>
          <w:szCs w:val="20"/>
          <w:rtl w:val="0"/>
        </w:rPr>
        <w:t xml:space="preserve">needsManualReview</w:t>
      </w:r>
      <w:r w:rsidDel="00000000" w:rsidR="00000000" w:rsidRPr="00000000">
        <w:rPr>
          <w:rFonts w:ascii="Arial" w:cs="Arial" w:eastAsia="Arial" w:hAnsi="Arial"/>
          <w:sz w:val="20"/>
          <w:szCs w:val="20"/>
          <w:rtl w:val="0"/>
        </w:rPr>
        <w:t xml:space="preserve">; không đổi trạng thái tiền. Ghi AuditLog </w:t>
      </w:r>
      <w:r w:rsidDel="00000000" w:rsidR="00000000" w:rsidRPr="00000000">
        <w:rPr>
          <w:rFonts w:ascii="Arial" w:cs="Arial" w:eastAsia="Arial" w:hAnsi="Arial"/>
          <w:color w:val="8a2b1f"/>
          <w:sz w:val="20"/>
          <w:szCs w:val="20"/>
          <w:rtl w:val="0"/>
        </w:rPr>
        <w:t xml:space="preserve">MARK_HANDLED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C7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7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7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7E">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1–1.000 ký tự</w:t>
            </w:r>
            <w:r w:rsidDel="00000000" w:rsidR="00000000" w:rsidRPr="00000000">
              <w:rPr>
                <w:rtl w:val="0"/>
              </w:rPr>
            </w:r>
          </w:p>
        </w:tc>
      </w:tr>
    </w:tbl>
    <w:p w:rsidR="00000000" w:rsidDel="00000000" w:rsidP="00000000" w:rsidRDefault="00000000" w:rsidRPr="00000000" w14:paraId="00000C8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82">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checkoutSessionId, manualNote, handledAt }</w:t>
      </w:r>
      <w:r w:rsidDel="00000000" w:rsidR="00000000" w:rsidRPr="00000000">
        <w:rPr>
          <w:rtl w:val="0"/>
        </w:rPr>
      </w:r>
    </w:p>
    <w:p w:rsidR="00000000" w:rsidDel="00000000" w:rsidP="00000000" w:rsidRDefault="00000000" w:rsidRPr="00000000" w14:paraId="00000C83">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/payments/admin/summary</w:t>
      </w:r>
      <w:r w:rsidDel="00000000" w:rsidR="00000000" w:rsidRPr="00000000">
        <w:rPr>
          <w:rFonts w:ascii="Arial" w:cs="Arial" w:eastAsia="Arial" w:hAnsi="Arial"/>
          <w:color w:val="44546a"/>
          <w:sz w:val="20"/>
          <w:szCs w:val="20"/>
          <w:rtl w:val="0"/>
        </w:rPr>
        <w:t xml:space="preserve">  —  Số liệu thu / hoàn</w:t>
      </w:r>
      <w:r w:rsidDel="00000000" w:rsidR="00000000" w:rsidRPr="00000000">
        <w:rPr>
          <w:rtl w:val="0"/>
        </w:rPr>
      </w:r>
    </w:p>
    <w:p w:rsidR="00000000" w:rsidDel="00000000" w:rsidP="00000000" w:rsidRDefault="00000000" w:rsidRPr="00000000" w14:paraId="00000C84">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E02</w:t>
      </w:r>
      <w:r w:rsidDel="00000000" w:rsidR="00000000" w:rsidRPr="00000000">
        <w:rPr>
          <w:rtl w:val="0"/>
        </w:rPr>
      </w:r>
    </w:p>
    <w:p w:rsidR="00000000" w:rsidDel="00000000" w:rsidP="00000000" w:rsidRDefault="00000000" w:rsidRPr="00000000" w14:paraId="00000C85">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Thu = Payment SUCCESS (mỗi phiên đếm một lần); hoàn = Refund SUCCESS; chờ hoàn = Refund PENDING + FAILED (P-13); số dư chờ của đơn bị hủy chỉ giảm khi Refund SUCCESS (DB 8.3).</w:t>
      </w:r>
      <w:r w:rsidDel="00000000" w:rsidR="00000000" w:rsidRPr="00000000">
        <w:rPr>
          <w:rtl w:val="0"/>
        </w:rPr>
      </w:r>
    </w:p>
    <w:p w:rsidR="00000000" w:rsidDel="00000000" w:rsidP="00000000" w:rsidRDefault="00000000" w:rsidRPr="00000000" w14:paraId="00000C8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79"/>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8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8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8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Theo thời điểm hoàn tất</w:t>
            </w:r>
            <w:r w:rsidDel="00000000" w:rsidR="00000000" w:rsidRPr="00000000">
              <w:rPr>
                <w:rtl w:val="0"/>
              </w:rPr>
            </w:r>
          </w:p>
        </w:tc>
      </w:tr>
    </w:tbl>
    <w:p w:rsidR="00000000" w:rsidDel="00000000" w:rsidP="00000000" w:rsidRDefault="00000000" w:rsidRPr="00000000" w14:paraId="00000C91">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C9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collectedVnd, refundedVnd, pendingRefundVnd, pendingPaymentCount, failedRefundCount, isSimulated }</w:t>
      </w:r>
      <w:r w:rsidDel="00000000" w:rsidR="00000000" w:rsidRPr="00000000">
        <w:rPr>
          <w:rtl w:val="0"/>
        </w:rPr>
      </w:r>
    </w:p>
    <w:p w:rsidR="00000000" w:rsidDel="00000000" w:rsidP="00000000" w:rsidRDefault="00000000" w:rsidRPr="00000000" w14:paraId="00000C94">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6.5.1 Bộ giả lập thanh toán nội bộ (thay cho Mock Provider)</w:t>
      </w:r>
      <w:r w:rsidDel="00000000" w:rsidR="00000000" w:rsidRPr="00000000">
        <w:rPr>
          <w:rtl w:val="0"/>
        </w:rPr>
      </w:r>
    </w:p>
    <w:p w:rsidR="00000000" w:rsidDel="00000000" w:rsidP="00000000" w:rsidRDefault="00000000" w:rsidRPr="00000000" w14:paraId="00000C9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MVP không có nhà cung cấp thanh toán bên ngoài, nên </w:t>
      </w:r>
      <w:r w:rsidDel="00000000" w:rsidR="00000000" w:rsidRPr="00000000">
        <w:rPr>
          <w:rFonts w:ascii="Arial" w:cs="Arial" w:eastAsia="Arial" w:hAnsi="Arial"/>
          <w:b w:val="1"/>
          <w:bCs w:val="1"/>
          <w:sz w:val="20"/>
          <w:szCs w:val="20"/>
          <w:rtl w:val="0"/>
        </w:rPr>
        <w:t xml:space="preserve">không có endpoint callback công khai</w:t>
      </w:r>
      <w:r w:rsidDel="00000000" w:rsidR="00000000" w:rsidRPr="00000000">
        <w:rPr>
          <w:rFonts w:ascii="Arial" w:cs="Arial" w:eastAsia="Arial" w:hAnsi="Arial"/>
          <w:sz w:val="20"/>
          <w:szCs w:val="20"/>
          <w:rtl w:val="0"/>
        </w:rPr>
        <w:t xml:space="preserve">. Payment service gọi interface </w:t>
      </w:r>
      <w:r w:rsidDel="00000000" w:rsidR="00000000" w:rsidRPr="00000000">
        <w:rPr>
          <w:rFonts w:ascii="Arial" w:cs="Arial" w:eastAsia="Arial" w:hAnsi="Arial"/>
          <w:color w:val="8a2b1f"/>
          <w:sz w:val="20"/>
          <w:szCs w:val="20"/>
          <w:rtl w:val="0"/>
        </w:rPr>
        <w:t xml:space="preserve">PaymentGateway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charge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refund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8a2b1f"/>
          <w:sz w:val="20"/>
          <w:szCs w:val="20"/>
          <w:rtl w:val="0"/>
        </w:rPr>
        <w:t xml:space="preserve">query</w:t>
      </w:r>
      <w:r w:rsidDel="00000000" w:rsidR="00000000" w:rsidRPr="00000000">
        <w:rPr>
          <w:rFonts w:ascii="Arial" w:cs="Arial" w:eastAsia="Arial" w:hAnsi="Arial"/>
          <w:sz w:val="20"/>
          <w:szCs w:val="20"/>
          <w:rtl w:val="0"/>
        </w:rPr>
        <w:t xml:space="preserve">); cài đặt trong MVP là </w:t>
      </w:r>
      <w:r w:rsidDel="00000000" w:rsidR="00000000" w:rsidRPr="00000000">
        <w:rPr>
          <w:rFonts w:ascii="Arial" w:cs="Arial" w:eastAsia="Arial" w:hAnsi="Arial"/>
          <w:color w:val="8a2b1f"/>
          <w:sz w:val="20"/>
          <w:szCs w:val="20"/>
          <w:rtl w:val="0"/>
        </w:rPr>
        <w:t xml:space="preserve">SimulatedGateway</w:t>
      </w:r>
      <w:r w:rsidDel="00000000" w:rsidR="00000000" w:rsidRPr="00000000">
        <w:rPr>
          <w:rFonts w:ascii="Arial" w:cs="Arial" w:eastAsia="Arial" w:hAnsi="Arial"/>
          <w:sz w:val="20"/>
          <w:szCs w:val="20"/>
          <w:rtl w:val="0"/>
        </w:rPr>
        <w:t xml:space="preserve">. Kết quả đến sau (kịch bản TIMEOUT/LATE_SUCCESS) được lưu ở bảng kỹ thuật </w:t>
      </w:r>
      <w:r w:rsidDel="00000000" w:rsidR="00000000" w:rsidRPr="00000000">
        <w:rPr>
          <w:rFonts w:ascii="Arial" w:cs="Arial" w:eastAsia="Arial" w:hAnsi="Arial"/>
          <w:color w:val="8a2b1f"/>
          <w:sz w:val="20"/>
          <w:szCs w:val="20"/>
          <w:rtl w:val="0"/>
        </w:rPr>
        <w:t xml:space="preserve">SimulatedTransaction</w:t>
      </w:r>
      <w:r w:rsidDel="00000000" w:rsidR="00000000" w:rsidRPr="00000000">
        <w:rPr>
          <w:rFonts w:ascii="Arial" w:cs="Arial" w:eastAsia="Arial" w:hAnsi="Arial"/>
          <w:sz w:val="20"/>
          <w:szCs w:val="20"/>
          <w:rtl w:val="0"/>
        </w:rPr>
        <w:t xml:space="preserve"> (DB mục 6) và đến tay Payment bằng cách bị tra cứu (J2/J5, Admin) hoặc bộ giả lập tự gọi hàm xử lý kết quả bên trong Payment service — cùng một đường xử lý idempotent theo </w:t>
      </w:r>
      <w:r w:rsidDel="00000000" w:rsidR="00000000" w:rsidRPr="00000000">
        <w:rPr>
          <w:rFonts w:ascii="Arial" w:cs="Arial" w:eastAsia="Arial" w:hAnsi="Arial"/>
          <w:color w:val="8a2b1f"/>
          <w:sz w:val="20"/>
          <w:szCs w:val="20"/>
          <w:rtl w:val="0"/>
        </w:rPr>
        <w:t xml:space="preserve">providerTransactionId</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providerRefundId</w:t>
      </w:r>
      <w:r w:rsidDel="00000000" w:rsidR="00000000" w:rsidRPr="00000000">
        <w:rPr>
          <w:rFonts w:ascii="Arial" w:cs="Arial" w:eastAsia="Arial" w:hAnsi="Arial"/>
          <w:sz w:val="20"/>
          <w:szCs w:val="20"/>
          <w:rtl w:val="0"/>
        </w:rPr>
        <w:t xml:space="preserve">. Khi chuyển sang cổng thật sau MVP chỉ thêm một cài đặt </w:t>
      </w:r>
      <w:r w:rsidDel="00000000" w:rsidR="00000000" w:rsidRPr="00000000">
        <w:rPr>
          <w:rFonts w:ascii="Arial" w:cs="Arial" w:eastAsia="Arial" w:hAnsi="Arial"/>
          <w:color w:val="8a2b1f"/>
          <w:sz w:val="20"/>
          <w:szCs w:val="20"/>
          <w:rtl w:val="0"/>
        </w:rPr>
        <w:t xml:space="preserve">PaymentGateway</w:t>
      </w:r>
      <w:r w:rsidDel="00000000" w:rsidR="00000000" w:rsidRPr="00000000">
        <w:rPr>
          <w:rFonts w:ascii="Arial" w:cs="Arial" w:eastAsia="Arial" w:hAnsi="Arial"/>
          <w:sz w:val="20"/>
          <w:szCs w:val="20"/>
          <w:rtl w:val="0"/>
        </w:rPr>
        <w:t xml:space="preserve"> (và endpoint callback có xác thực chữ ký nếu cổng yêu cầu); DTO và trạng thái giữ nguyên.</w:t>
      </w:r>
      <w:r w:rsidDel="00000000" w:rsidR="00000000" w:rsidRPr="00000000">
        <w:rPr>
          <w:rtl w:val="0"/>
        </w:rPr>
      </w:r>
    </w:p>
    <w:tbl>
      <w:tblPr>
        <w:tblStyle w:val="Table8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454"/>
        <w:gridCol w:w="4361"/>
        <w:gridCol w:w="1181"/>
        <w:gridCol w:w="2364"/>
        <w:tblGridChange w:id="0">
          <w:tblGrid>
            <w:gridCol w:w="1454"/>
            <w:gridCol w:w="4361"/>
            <w:gridCol w:w="1181"/>
            <w:gridCol w:w="2364"/>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Kịch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9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Kết quả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Giai đoạn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Cách chọn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Thanh toán / hoàn tiền thành công ngay; POST /payments trả 201 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 (mặc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Mặc định mọi môi trường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Thanh toán bị từ chối rõ ràng → 201 FAILED; phiên và N đơn đóng ở PAYMENT_FAILED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simulatorScenario (dev/staging)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TIMEOUT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202 PENDING, không bao giờ tự có kết quả → kiểm thử J2/J2b (P-02, P-04)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simulatorScenario (dev/staging)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LATE_SUCCESS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202 PENDING, sau P-SIM-01 tự chuyển SUCCESS → nếu phiên đã đóng thì tạo Refund FULL_CHECKOUT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simulatorScenario (dev/staging)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REFUND_FAIL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Refund trả FAILED → kiểm thử J5 và UC-E08; Settlement giữ PENDING_REFUND, số dư chờ chưa bị trừ</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Cấu hình môi trường của Payment service (SIMULATOR_REFUND_SCENARIO), chỉ dev/staging</w:t>
            </w:r>
            <w:r w:rsidDel="00000000" w:rsidR="00000000" w:rsidRPr="00000000">
              <w:rPr>
                <w:rtl w:val="0"/>
              </w:rPr>
            </w:r>
          </w:p>
        </w:tc>
      </w:tr>
    </w:tbl>
    <w:p w:rsidR="00000000" w:rsidDel="00000000" w:rsidP="00000000" w:rsidRDefault="00000000" w:rsidRPr="00000000" w14:paraId="00000CAE">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AF">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Giai đoạn 1 vẫn đi đủ trạng thái PENDING → SUCCESS/FAILED và phát đủ event như thiết kế đầy đủ, để giai đoạn 2 chỉ bật thêm nhánh mà không đổi API hay dữ liệu.</w:t>
      </w:r>
      <w:r w:rsidDel="00000000" w:rsidR="00000000" w:rsidRPr="00000000">
        <w:rPr>
          <w:rtl w:val="0"/>
        </w:rPr>
      </w:r>
    </w:p>
    <w:p w:rsidR="00000000" w:rsidDel="00000000" w:rsidP="00000000" w:rsidRDefault="00000000" w:rsidRPr="00000000" w14:paraId="00000CB0">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6.6 Finance Service</w:t>
      </w:r>
      <w:r w:rsidDel="00000000" w:rsidR="00000000" w:rsidRPr="00000000">
        <w:rPr>
          <w:rtl w:val="0"/>
        </w:rPr>
      </w:r>
    </w:p>
    <w:p w:rsidR="00000000" w:rsidDel="00000000" w:rsidP="00000000" w:rsidRDefault="00000000" w:rsidRPr="00000000" w14:paraId="00000CB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Phạm vi:</w:t>
      </w:r>
      <w:r w:rsidDel="00000000" w:rsidR="00000000" w:rsidRPr="00000000">
        <w:rPr>
          <w:rFonts w:ascii="Arial" w:cs="Arial" w:eastAsia="Arial" w:hAnsi="Arial"/>
          <w:sz w:val="20"/>
          <w:szCs w:val="20"/>
          <w:rtl w:val="0"/>
        </w:rPr>
        <w:t xml:space="preserve"> Settlement theo đơn, ví Seller và ví nền tảng, bút toán append-only, rút tiền giả lập, tỷ lệ hoa hồng (P-COM-01), báo cáo tiền và đối soát. </w:t>
      </w:r>
      <w:r w:rsidDel="00000000" w:rsidR="00000000" w:rsidRPr="00000000">
        <w:rPr>
          <w:rFonts w:ascii="Arial" w:cs="Arial" w:eastAsia="Arial" w:hAnsi="Arial"/>
          <w:b w:val="1"/>
          <w:bCs w:val="1"/>
          <w:sz w:val="20"/>
          <w:szCs w:val="20"/>
          <w:rtl w:val="0"/>
        </w:rPr>
        <w:t xml:space="preserve">UC:</w:t>
      </w:r>
      <w:r w:rsidDel="00000000" w:rsidR="00000000" w:rsidRPr="00000000">
        <w:rPr>
          <w:rFonts w:ascii="Arial" w:cs="Arial" w:eastAsia="Arial" w:hAnsi="Arial"/>
          <w:sz w:val="20"/>
          <w:szCs w:val="20"/>
          <w:rtl w:val="0"/>
        </w:rPr>
        <w:t xml:space="preserve"> D04 (phần tiền), D05, G04, một phần E02, E08.</w:t>
      </w:r>
      <w:r w:rsidDel="00000000" w:rsidR="00000000" w:rsidRPr="00000000">
        <w:rPr>
          <w:rtl w:val="0"/>
        </w:rPr>
      </w:r>
    </w:p>
    <w:tbl>
      <w:tblPr>
        <w:tblStyle w:val="Table8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726"/>
        <w:gridCol w:w="6634"/>
        <w:tblGridChange w:id="0">
          <w:tblGrid>
            <w:gridCol w:w="2726"/>
            <w:gridCol w:w="6634"/>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Sự kiện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Tác động trong Finance (Database RBAC v5.0 mục 8.3)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Với mỗi Order: tạo Settlement PENDING; WalletTransaction PAYMENT_RECEIVED: ví Seller pending +S, ví nền tảng pending +C.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order.cancelled (đơn đã thanh toán)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 → PENDING_REFUND (khóa việc chuyển sang khả dụng). Chưa ghi bút toán; số dư chờ giữ nguyên đến khi hoàn tiền thành công (DB 3.5.1, 3.5.3).</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refund.succeeded (scope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Settlement → REFUNDED; WalletTransaction REFUND_DEBIT: ví Seller pending −S, ví nền tảng pending −C.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 → SETTLED, chốt C và S; WalletTransaction SETTLEMENT_RELEASED: Seller pending −S, available +S; nền tảng pending −C, available (hoa hồng đã chốt) +C. Phát funds.available.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seller.approved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Tạo ví Seller, mọi số dư = 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seller.banned/unbanned; user.disabled/enabled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Tính lại quyền rút/isFrozen theo trạng thái User + Seller + SELLER hiện hành; không mở ví chỉ vì một scope được gỡ trong khi scope khác vẫn bị chặn. API rút kiểm tra Identity đồng bộ.</w:t>
            </w:r>
            <w:r w:rsidDel="00000000" w:rsidR="00000000" w:rsidRPr="00000000">
              <w:rPr>
                <w:rtl w:val="0"/>
              </w:rPr>
            </w:r>
          </w:p>
        </w:tc>
      </w:tr>
    </w:tbl>
    <w:p w:rsidR="00000000" w:rsidDel="00000000" w:rsidP="00000000" w:rsidRDefault="00000000" w:rsidRPr="00000000" w14:paraId="00000CC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1">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8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C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Ví của tôi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 D04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/finance/seller/wallet/transactions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Lịch sử biến động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/finance/seller/settlements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Tiền theo từng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D04, 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/finance/seller/withdrawals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Rút tiền (giả lập, tức thời)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withdrawal:create:own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/finance/seller/withdrawals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Lịch sử rút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/finance/seller/withdrawals/{withdrawalId}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Chi tiết giao dịch rút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D05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/finance/admin/summary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Các ngăn tiền toàn hệ thống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/finance/admin/reconciliation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Kiểm tra bảo toàn tiền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/finance/admin/wallets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ví (chỉ xem)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 E01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C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/finance/admin/wallets/{walletId}/transactions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Bút toán của một ví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/finance/admin/withdrawals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Giao dịch rút (chỉ xem)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/finance/admin/settlements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Quyết toán theo đơn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operations:read:any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E08</w:t>
            </w:r>
            <w:r w:rsidDel="00000000" w:rsidR="00000000" w:rsidRPr="00000000">
              <w:rPr>
                <w:rtl w:val="0"/>
              </w:rPr>
            </w:r>
          </w:p>
        </w:tc>
      </w:tr>
    </w:tbl>
    <w:p w:rsidR="00000000" w:rsidDel="00000000" w:rsidP="00000000" w:rsidRDefault="00000000" w:rsidRPr="00000000" w14:paraId="00000D1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1">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8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walletId, ownerType, sellerId, sellerName (Admin), pendingBalanceVnd, availableBalanceVnd, totalWithdrawnVnd (DB: pending_balance_vnd, available_balance_vnd, total_withdrawn_vnd), minWithdrawalVnd, isFrozen (tính từ Seller.status = BANNED, không lưu trong Wallet), canWithdraw, withdrawDisabledReason,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WalletTransaction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walletTransactionId, transactionType (WalletTransactionType), referenceType (PAYMENT | ORDER | REFUND | WITHDRAWAL), referenceId, settlementId, withdrawalId, orderCode, pendingDeltaVnd, availableDeltaVnd, withdrawnDeltaVnd, createdAt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settlementId, orderId, orderCode, paymentId, grossAmountVnd, commissionBpsSnapshot, commissionAmountVnd, sellerAmountVnd (tính khi tạo Settlement; khi PENDING là khoản đang chờ, chưa rút được), status, createdAt, settledAt, isSimulated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withdrawalId, withdrawalCode, amountVnd, availableBeforeVnd, availableAfterVnd, destination, withdrawnAt, isSimulated</w:t>
            </w:r>
            <w:r w:rsidDel="00000000" w:rsidR="00000000" w:rsidRPr="00000000">
              <w:rPr>
                <w:rtl w:val="0"/>
              </w:rPr>
            </w:r>
          </w:p>
        </w:tc>
      </w:tr>
    </w:tbl>
    <w:p w:rsidR="00000000" w:rsidDel="00000000" w:rsidP="00000000" w:rsidRDefault="00000000" w:rsidRPr="00000000" w14:paraId="00000D1C">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D">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D1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/finance/seller/wallet</w:t>
      </w:r>
      <w:r w:rsidDel="00000000" w:rsidR="00000000" w:rsidRPr="00000000">
        <w:rPr>
          <w:rFonts w:ascii="Arial" w:cs="Arial" w:eastAsia="Arial" w:hAnsi="Arial"/>
          <w:color w:val="44546a"/>
          <w:sz w:val="20"/>
          <w:szCs w:val="20"/>
          <w:rtl w:val="0"/>
        </w:rPr>
        <w:t xml:space="preserve">  —  Ví của tôi</w:t>
      </w:r>
      <w:r w:rsidDel="00000000" w:rsidR="00000000" w:rsidRPr="00000000">
        <w:rPr>
          <w:rtl w:val="0"/>
        </w:rPr>
      </w:r>
    </w:p>
    <w:p w:rsidR="00000000" w:rsidDel="00000000" w:rsidP="00000000" w:rsidRDefault="00000000" w:rsidRPr="00000000" w14:paraId="00000D1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wallet:read:own    UC: D05, D04</w:t>
      </w:r>
      <w:r w:rsidDel="00000000" w:rsidR="00000000" w:rsidRPr="00000000">
        <w:rPr>
          <w:rtl w:val="0"/>
        </w:rPr>
      </w:r>
    </w:p>
    <w:p w:rsidR="00000000" w:rsidDel="00000000" w:rsidP="00000000" w:rsidRDefault="00000000" w:rsidRPr="00000000" w14:paraId="00000D20">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Ba số dư theo DB 3.5.2, 8.3: chờ quyết toán (không rút được), khả dụng (rút được), đã rút.</w:t>
      </w:r>
      <w:r w:rsidDel="00000000" w:rsidR="00000000" w:rsidRPr="00000000">
        <w:rPr>
          <w:rtl w:val="0"/>
        </w:rPr>
      </w:r>
    </w:p>
    <w:p w:rsidR="00000000" w:rsidDel="00000000" w:rsidP="00000000" w:rsidRDefault="00000000" w:rsidRPr="00000000" w14:paraId="00000D21">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canWithdraw</w:t>
      </w:r>
      <w:r w:rsidDel="00000000" w:rsidR="00000000" w:rsidRPr="00000000">
        <w:rPr>
          <w:rFonts w:ascii="Arial" w:cs="Arial" w:eastAsia="Arial" w:hAnsi="Arial"/>
          <w:sz w:val="20"/>
          <w:szCs w:val="20"/>
          <w:rtl w:val="0"/>
        </w:rPr>
        <w:t xml:space="preserve"> và </w:t>
      </w:r>
      <w:r w:rsidDel="00000000" w:rsidR="00000000" w:rsidRPr="00000000">
        <w:rPr>
          <w:rFonts w:ascii="Arial" w:cs="Arial" w:eastAsia="Arial" w:hAnsi="Arial"/>
          <w:color w:val="8a2b1f"/>
          <w:sz w:val="20"/>
          <w:szCs w:val="20"/>
          <w:rtl w:val="0"/>
        </w:rPr>
        <w:t xml:space="preserve">withdrawDisabledReason</w:t>
      </w:r>
      <w:r w:rsidDel="00000000" w:rsidR="00000000" w:rsidRPr="00000000">
        <w:rPr>
          <w:rFonts w:ascii="Arial" w:cs="Arial" w:eastAsia="Arial" w:hAnsi="Arial"/>
          <w:sz w:val="20"/>
          <w:szCs w:val="20"/>
          <w:rtl w:val="0"/>
        </w:rPr>
        <w:t xml:space="preserve"> để FE bật/tắt nút và hiển thị giải thích đúng UC-D05.</w:t>
      </w:r>
    </w:p>
    <w:p w:rsidR="00000000" w:rsidDel="00000000" w:rsidP="00000000" w:rsidRDefault="00000000" w:rsidRPr="00000000" w14:paraId="00000D22">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2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Wallet</w:t>
      </w:r>
      <w:r w:rsidDel="00000000" w:rsidR="00000000" w:rsidRPr="00000000">
        <w:rPr>
          <w:rtl w:val="0"/>
        </w:rPr>
      </w:r>
    </w:p>
    <w:p w:rsidR="00000000" w:rsidDel="00000000" w:rsidP="00000000" w:rsidRDefault="00000000" w:rsidRPr="00000000" w14:paraId="00000D24">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"walletId": "wl-5d2a", "ownerType": "SELLER", "sellerId": "5d2a...",</w:t>
      </w:r>
      <w:r w:rsidDel="00000000" w:rsidR="00000000" w:rsidRPr="00000000">
        <w:rPr>
          <w:rtl w:val="0"/>
        </w:rPr>
      </w:r>
    </w:p>
    <w:p w:rsidR="00000000" w:rsidDel="00000000" w:rsidP="00000000" w:rsidRDefault="00000000" w:rsidRPr="00000000" w14:paraId="00000D2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"pendingBalanceVnd": 285000, "availableBalanceVnd": 190000, "totalWithdrawnVnd": 400000,</w:t>
      </w:r>
      <w:r w:rsidDel="00000000" w:rsidR="00000000" w:rsidRPr="00000000">
        <w:rPr>
          <w:rtl w:val="0"/>
        </w:rPr>
      </w:r>
    </w:p>
    <w:p w:rsidR="00000000" w:rsidDel="00000000" w:rsidP="00000000" w:rsidRDefault="00000000" w:rsidRPr="00000000" w14:paraId="00000D2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"minWithdrawalVnd": 10000, "isFrozen": false,</w:t>
      </w:r>
      <w:r w:rsidDel="00000000" w:rsidR="00000000" w:rsidRPr="00000000">
        <w:rPr>
          <w:rtl w:val="0"/>
        </w:rPr>
      </w:r>
    </w:p>
    <w:p w:rsidR="00000000" w:rsidDel="00000000" w:rsidP="00000000" w:rsidRDefault="00000000" w:rsidRPr="00000000" w14:paraId="00000D27">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"canWithdraw": true, "withdrawDisabledReason": null,</w:t>
      </w:r>
      <w:r w:rsidDel="00000000" w:rsidR="00000000" w:rsidRPr="00000000">
        <w:rPr>
          <w:rtl w:val="0"/>
        </w:rPr>
      </w:r>
    </w:p>
    <w:p w:rsidR="00000000" w:rsidDel="00000000" w:rsidP="00000000" w:rsidRDefault="00000000" w:rsidRPr="00000000" w14:paraId="00000D2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D2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D2A">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withdrawDisabledReason ∈ { null, "BELOW_MINIMUM_PENDING_EXISTS", "BELOW_MINIMUM", "WALLET_FROZEN", "WALLET_INCONSISTENT" }</w:t>
      </w:r>
      <w:r w:rsidDel="00000000" w:rsidR="00000000" w:rsidRPr="00000000">
        <w:rPr>
          <w:rtl w:val="0"/>
        </w:rPr>
      </w:r>
    </w:p>
    <w:p w:rsidR="00000000" w:rsidDel="00000000" w:rsidP="00000000" w:rsidRDefault="00000000" w:rsidRPr="00000000" w14:paraId="00000D2B">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/finance/seller/wallet/transactions</w:t>
      </w:r>
      <w:r w:rsidDel="00000000" w:rsidR="00000000" w:rsidRPr="00000000">
        <w:rPr>
          <w:rFonts w:ascii="Arial" w:cs="Arial" w:eastAsia="Arial" w:hAnsi="Arial"/>
          <w:color w:val="44546a"/>
          <w:sz w:val="20"/>
          <w:szCs w:val="20"/>
          <w:rtl w:val="0"/>
        </w:rPr>
        <w:t xml:space="preserve">  —  Lịch sử biến động ví</w:t>
      </w:r>
      <w:r w:rsidDel="00000000" w:rsidR="00000000" w:rsidRPr="00000000">
        <w:rPr>
          <w:rtl w:val="0"/>
        </w:rPr>
      </w:r>
    </w:p>
    <w:p w:rsidR="00000000" w:rsidDel="00000000" w:rsidP="00000000" w:rsidRDefault="00000000" w:rsidRPr="00000000" w14:paraId="00000D2C">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wallet:read:own    UC: D05</w:t>
      </w:r>
      <w:r w:rsidDel="00000000" w:rsidR="00000000" w:rsidRPr="00000000">
        <w:rPr>
          <w:rtl w:val="0"/>
        </w:rPr>
      </w:r>
    </w:p>
    <w:p w:rsidR="00000000" w:rsidDel="00000000" w:rsidP="00000000" w:rsidRDefault="00000000" w:rsidRPr="00000000" w14:paraId="00000D2D">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84"/>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WalletTransactionType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6">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7">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B">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C">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3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4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sort createdAt,desc</w:t>
            </w:r>
            <w:r w:rsidDel="00000000" w:rsidR="00000000" w:rsidRPr="00000000">
              <w:rPr>
                <w:rtl w:val="0"/>
              </w:rPr>
            </w:r>
          </w:p>
        </w:tc>
      </w:tr>
    </w:tbl>
    <w:p w:rsidR="00000000" w:rsidDel="00000000" w:rsidP="00000000" w:rsidRDefault="00000000" w:rsidRPr="00000000" w14:paraId="00000D42">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4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4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WalletTransaction[]</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4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/finance/seller/settlements</w:t>
      </w:r>
      <w:r w:rsidDel="00000000" w:rsidR="00000000" w:rsidRPr="00000000">
        <w:rPr>
          <w:rFonts w:ascii="Arial" w:cs="Arial" w:eastAsia="Arial" w:hAnsi="Arial"/>
          <w:color w:val="44546a"/>
          <w:sz w:val="20"/>
          <w:szCs w:val="20"/>
          <w:rtl w:val="0"/>
        </w:rPr>
        <w:t xml:space="preserve">  —  Tiền theo từng đơn</w:t>
      </w:r>
      <w:r w:rsidDel="00000000" w:rsidR="00000000" w:rsidRPr="00000000">
        <w:rPr>
          <w:rtl w:val="0"/>
        </w:rPr>
      </w:r>
    </w:p>
    <w:p w:rsidR="00000000" w:rsidDel="00000000" w:rsidP="00000000" w:rsidRDefault="00000000" w:rsidRPr="00000000" w14:paraId="00000D4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wallet:read:own    UC: D04, D05</w:t>
      </w:r>
      <w:r w:rsidDel="00000000" w:rsidR="00000000" w:rsidRPr="00000000">
        <w:rPr>
          <w:rtl w:val="0"/>
        </w:rPr>
      </w:r>
    </w:p>
    <w:p w:rsidR="00000000" w:rsidDel="00000000" w:rsidP="00000000" w:rsidRDefault="00000000" w:rsidRPr="00000000" w14:paraId="00000D47">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Mỗi đơn đã thanh toán một dòng: tổng đơn, hoa hồng, khoản được nhận, tình trạng tiền (chờ quyết toán / đã vào khả dụng / chờ hoàn / đã hoàn khách).</w:t>
      </w:r>
      <w:r w:rsidDel="00000000" w:rsidR="00000000" w:rsidRPr="00000000">
        <w:rPr>
          <w:rtl w:val="0"/>
        </w:rPr>
      </w:r>
    </w:p>
    <w:p w:rsidR="00000000" w:rsidDel="00000000" w:rsidP="00000000" w:rsidRDefault="00000000" w:rsidRPr="00000000" w14:paraId="00000D4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dự kiến tự xác nhận của đơn đã giao không lưu ở Finance (Database RBAC v5.0); FE lấy customerConfirmDueAt từ GET /orders/seller/orders khi cần hiển thị.</w:t>
      </w:r>
    </w:p>
    <w:p w:rsidR="00000000" w:rsidDel="00000000" w:rsidP="00000000" w:rsidRDefault="00000000" w:rsidRPr="00000000" w14:paraId="00000D4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85"/>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4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8">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Theo createdAt (thanh toán) hoặc settledAt khi lọc SETTLED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6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6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62">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6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6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Settlement[]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summary: { settledCommissionVnd, settledSellerAmountVnd, pendingSellerAmountVnd, refundedGrossVnd }</w:t>
      </w:r>
      <w:r w:rsidDel="00000000" w:rsidR="00000000" w:rsidRPr="00000000">
        <w:rPr>
          <w:rtl w:val="0"/>
        </w:rPr>
      </w:r>
    </w:p>
    <w:p w:rsidR="00000000" w:rsidDel="00000000" w:rsidP="00000000" w:rsidRDefault="00000000" w:rsidRPr="00000000" w14:paraId="00000D6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/finance/seller/withdrawals</w:t>
      </w:r>
      <w:r w:rsidDel="00000000" w:rsidR="00000000" w:rsidRPr="00000000">
        <w:rPr>
          <w:rFonts w:ascii="Arial" w:cs="Arial" w:eastAsia="Arial" w:hAnsi="Arial"/>
          <w:color w:val="44546a"/>
          <w:sz w:val="20"/>
          <w:szCs w:val="20"/>
          <w:rtl w:val="0"/>
        </w:rPr>
        <w:t xml:space="preserve">  —  Rút tiền (giả lập, tức thời)</w:t>
      </w:r>
      <w:r w:rsidDel="00000000" w:rsidR="00000000" w:rsidRPr="00000000">
        <w:rPr>
          <w:rtl w:val="0"/>
        </w:rPr>
      </w:r>
    </w:p>
    <w:p w:rsidR="00000000" w:rsidDel="00000000" w:rsidP="00000000" w:rsidRDefault="00000000" w:rsidRPr="00000000" w14:paraId="00000D6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withdrawal:create:own    UC: D05    Idempotency-Key: bắt buộc</w:t>
      </w:r>
      <w:r w:rsidDel="00000000" w:rsidR="00000000" w:rsidRPr="00000000">
        <w:rPr>
          <w:rtl w:val="0"/>
        </w:rPr>
      </w:r>
    </w:p>
    <w:p w:rsidR="00000000" w:rsidDel="00000000" w:rsidP="00000000" w:rsidRDefault="00000000" w:rsidRPr="00000000" w14:paraId="00000D68">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Theo WD-01…WD-05 (DB 8.3): trong </w:t>
      </w:r>
      <w:r w:rsidDel="00000000" w:rsidR="00000000" w:rsidRPr="00000000">
        <w:rPr>
          <w:rFonts w:ascii="Arial" w:cs="Arial" w:eastAsia="Arial" w:hAnsi="Arial"/>
          <w:b w:val="1"/>
          <w:bCs w:val="1"/>
          <w:sz w:val="20"/>
          <w:szCs w:val="20"/>
          <w:rtl w:val="0"/>
        </w:rPr>
        <w:t xml:space="preserve">một transaction</w:t>
      </w:r>
      <w:r w:rsidDel="00000000" w:rsidR="00000000" w:rsidRPr="00000000">
        <w:rPr>
          <w:rFonts w:ascii="Arial" w:cs="Arial" w:eastAsia="Arial" w:hAnsi="Arial"/>
          <w:sz w:val="20"/>
          <w:szCs w:val="20"/>
          <w:rtl w:val="0"/>
        </w:rPr>
        <w:t xml:space="preserve"> cập nhật có điều kiện </w:t>
      </w:r>
      <w:r w:rsidDel="00000000" w:rsidR="00000000" w:rsidRPr="00000000">
        <w:rPr>
          <w:rFonts w:ascii="Arial Unicode MS" w:cs="Arial Unicode MS" w:eastAsia="Arial Unicode MS" w:hAnsi="Arial Unicode MS"/>
          <w:color w:val="8a2b1f"/>
          <w:sz w:val="20"/>
          <w:szCs w:val="20"/>
          <w:rtl w:val="0"/>
        </w:rPr>
        <w:t xml:space="preserve">available ≥ amount</w:t>
      </w:r>
      <w:r w:rsidDel="00000000" w:rsidR="00000000" w:rsidRPr="00000000">
        <w:rPr>
          <w:rFonts w:ascii="Arial" w:cs="Arial" w:eastAsia="Arial" w:hAnsi="Arial"/>
          <w:sz w:val="20"/>
          <w:szCs w:val="20"/>
          <w:rtl w:val="0"/>
        </w:rPr>
        <w:t xml:space="preserve">, trừ khả dụng, cộng đã rút, tạo Withdrawal và WalletTransaction </w:t>
      </w:r>
      <w:r w:rsidDel="00000000" w:rsidR="00000000" w:rsidRPr="00000000">
        <w:rPr>
          <w:rFonts w:ascii="Arial" w:cs="Arial" w:eastAsia="Arial" w:hAnsi="Arial"/>
          <w:color w:val="8a2b1f"/>
          <w:sz w:val="20"/>
          <w:szCs w:val="20"/>
          <w:rtl w:val="0"/>
        </w:rPr>
        <w:t xml:space="preserve">WITHDRAWAL_COMPLETED</w:t>
      </w:r>
      <w:r w:rsidDel="00000000" w:rsidR="00000000" w:rsidRPr="00000000">
        <w:rPr>
          <w:rFonts w:ascii="Arial" w:cs="Arial" w:eastAsia="Arial" w:hAnsi="Arial"/>
          <w:sz w:val="20"/>
          <w:szCs w:val="20"/>
          <w:rtl w:val="0"/>
        </w:rPr>
        <w:t xml:space="preserve"> (DB 3.5.4). Thành công ngay, không có trạng thái chờ, không cần Admin duyệt.</w:t>
      </w:r>
    </w:p>
    <w:p w:rsidR="00000000" w:rsidDel="00000000" w:rsidP="00000000" w:rsidRDefault="00000000" w:rsidRPr="00000000" w14:paraId="00000D69">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sellerId=sub đã xác minh; kiểm tra withdrawal:create:own, User ACTIVE, Seller APPROVED/ACTIVE ngay trước transaction, ownerId ví bằng sub. Không nhận sellerId/ownerId hoặc thông tin ngân hàng từ client.</w:t>
      </w:r>
      <w:r w:rsidDel="00000000" w:rsidR="00000000" w:rsidRPr="00000000">
        <w:rPr>
          <w:rtl w:val="0"/>
        </w:rPr>
      </w:r>
    </w:p>
    <w:p w:rsidR="00000000" w:rsidDel="00000000" w:rsidP="00000000" w:rsidRDefault="00000000" w:rsidRPr="00000000" w14:paraId="00000D6A">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sz w:val="20"/>
          <w:szCs w:val="20"/>
          <w:rtl w:val="0"/>
        </w:rPr>
        <w:t xml:space="preserve">Phát </w:t>
      </w:r>
      <w:r w:rsidDel="00000000" w:rsidR="00000000" w:rsidRPr="00000000">
        <w:rPr>
          <w:rFonts w:ascii="Arial" w:cs="Arial" w:eastAsia="Arial" w:hAnsi="Arial"/>
          <w:color w:val="8a2b1f"/>
          <w:sz w:val="20"/>
          <w:szCs w:val="20"/>
          <w:rtl w:val="0"/>
        </w:rPr>
        <w:t xml:space="preserve">withdrawal.completed</w:t>
      </w:r>
      <w:r w:rsidDel="00000000" w:rsidR="00000000" w:rsidRPr="00000000">
        <w:rPr>
          <w:rFonts w:ascii="Arial Unicode MS" w:cs="Arial Unicode MS" w:eastAsia="Arial Unicode MS" w:hAnsi="Arial Unicode MS"/>
          <w:sz w:val="20"/>
          <w:szCs w:val="20"/>
          <w:rtl w:val="0"/>
        </w:rPr>
        <w:t xml:space="preserve"> → Notification gửi biên nhận.</w:t>
      </w:r>
    </w:p>
    <w:p w:rsidR="00000000" w:rsidDel="00000000" w:rsidP="00000000" w:rsidRDefault="00000000" w:rsidRPr="00000000" w14:paraId="00000D6B">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Database RBAC v5.0 không có Payout, ngăn reserved hay trạng thái Withdrawal: mỗi bản ghi Withdrawal là một lần rút đã thành công. Lỗi giữa chừng → rollback, không tạo bản ghi.</w:t>
      </w:r>
      <w:r w:rsidDel="00000000" w:rsidR="00000000" w:rsidRPr="00000000">
        <w:rPr>
          <w:rtl w:val="0"/>
        </w:rPr>
      </w:r>
    </w:p>
    <w:p w:rsidR="00000000" w:rsidDel="00000000" w:rsidP="00000000" w:rsidRDefault="00000000" w:rsidRPr="00000000" w14:paraId="00000D6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Request body (application/json)</w:t>
      </w:r>
      <w:r w:rsidDel="00000000" w:rsidR="00000000" w:rsidRPr="00000000">
        <w:rPr>
          <w:rtl w:val="0"/>
        </w:rPr>
      </w:r>
    </w:p>
    <w:tbl>
      <w:tblPr>
        <w:tblStyle w:val="Table86"/>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38"/>
        <w:gridCol w:w="1336"/>
        <w:gridCol w:w="891"/>
        <w:gridCol w:w="4995"/>
        <w:tblGridChange w:id="0">
          <w:tblGrid>
            <w:gridCol w:w="2138"/>
            <w:gridCol w:w="1336"/>
            <w:gridCol w:w="891"/>
            <w:gridCol w:w="4995"/>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6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6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Validation / ghi chú</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7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amountVnd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7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74">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Số nguyên, 10.000 ≤ amount ≤ số dư khả dụng</w:t>
            </w:r>
            <w:r w:rsidDel="00000000" w:rsidR="00000000" w:rsidRPr="00000000">
              <w:rPr>
                <w:rtl w:val="0"/>
              </w:rPr>
            </w:r>
          </w:p>
        </w:tc>
      </w:tr>
    </w:tbl>
    <w:p w:rsidR="00000000" w:rsidDel="00000000" w:rsidP="00000000" w:rsidRDefault="00000000" w:rsidRPr="00000000" w14:paraId="00000D7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76">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7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201</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Withdrawal</w:t>
      </w:r>
      <w:r w:rsidDel="00000000" w:rsidR="00000000" w:rsidRPr="00000000">
        <w:rPr>
          <w:rFonts w:ascii="Arial Unicode MS" w:cs="Arial Unicode MS" w:eastAsia="Arial Unicode MS" w:hAnsi="Arial Unicode MS"/>
          <w:sz w:val="20"/>
          <w:szCs w:val="20"/>
          <w:rtl w:val="0"/>
        </w:rPr>
        <w:t xml:space="preserve"> (gửi lặp cùng key → </w:t>
      </w:r>
      <w:r w:rsidDel="00000000" w:rsidR="00000000" w:rsidRPr="00000000">
        <w:rPr>
          <w:rFonts w:ascii="Arial" w:cs="Arial" w:eastAsia="Arial" w:hAnsi="Arial"/>
          <w:color w:val="8a2b1f"/>
          <w:sz w:val="20"/>
          <w:szCs w:val="20"/>
          <w:rtl w:val="0"/>
        </w:rPr>
        <w:t xml:space="preserve">200</w:t>
      </w:r>
      <w:r w:rsidDel="00000000" w:rsidR="00000000" w:rsidRPr="00000000">
        <w:rPr>
          <w:rFonts w:ascii="Arial" w:cs="Arial" w:eastAsia="Arial" w:hAnsi="Arial"/>
          <w:sz w:val="20"/>
          <w:szCs w:val="20"/>
          <w:rtl w:val="0"/>
        </w:rPr>
        <w:t xml:space="preserve">, cùng giao dịch)</w:t>
      </w:r>
      <w:r w:rsidDel="00000000" w:rsidR="00000000" w:rsidRPr="00000000">
        <w:rPr>
          <w:rtl w:val="0"/>
        </w:rPr>
      </w:r>
    </w:p>
    <w:p w:rsidR="00000000" w:rsidDel="00000000" w:rsidP="00000000" w:rsidRDefault="00000000" w:rsidRPr="00000000" w14:paraId="00000D78">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POST /api/v1/finance/seller/withdrawals</w:t>
      </w:r>
      <w:r w:rsidDel="00000000" w:rsidR="00000000" w:rsidRPr="00000000">
        <w:rPr>
          <w:rtl w:val="0"/>
        </w:rPr>
      </w:r>
    </w:p>
    <w:p w:rsidR="00000000" w:rsidDel="00000000" w:rsidP="00000000" w:rsidRDefault="00000000" w:rsidRPr="00000000" w14:paraId="00000D79">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Idempotency-Key: 9a0b7f31-4f0e-4a6f-8f3e-6c1b2d4e5a77</w:t>
      </w:r>
      <w:r w:rsidDel="00000000" w:rsidR="00000000" w:rsidRPr="00000000">
        <w:rPr>
          <w:rtl w:val="0"/>
        </w:rPr>
      </w:r>
    </w:p>
    <w:p w:rsidR="00000000" w:rsidDel="00000000" w:rsidP="00000000" w:rsidRDefault="00000000" w:rsidRPr="00000000" w14:paraId="00000D7A">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"amountVnd": 190000 }</w:t>
      </w:r>
      <w:r w:rsidDel="00000000" w:rsidR="00000000" w:rsidRPr="00000000">
        <w:rPr>
          <w:rtl w:val="0"/>
        </w:rPr>
      </w:r>
    </w:p>
    <w:p w:rsidR="00000000" w:rsidDel="00000000" w:rsidP="00000000" w:rsidRDefault="00000000" w:rsidRPr="00000000" w14:paraId="00000D7B">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D7C">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201 Created</w:t>
      </w:r>
      <w:r w:rsidDel="00000000" w:rsidR="00000000" w:rsidRPr="00000000">
        <w:rPr>
          <w:rtl w:val="0"/>
        </w:rPr>
      </w:r>
    </w:p>
    <w:p w:rsidR="00000000" w:rsidDel="00000000" w:rsidP="00000000" w:rsidRDefault="00000000" w:rsidRPr="00000000" w14:paraId="00000D7D">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"data": { "withdrawalId": "wd-01f...", "withdrawalCode": "RT-20261018-K2P9", "amountVnd": 190000,</w:t>
      </w:r>
      <w:r w:rsidDel="00000000" w:rsidR="00000000" w:rsidRPr="00000000">
        <w:rPr>
          <w:rtl w:val="0"/>
        </w:rPr>
      </w:r>
    </w:p>
    <w:p w:rsidR="00000000" w:rsidDel="00000000" w:rsidP="00000000" w:rsidRDefault="00000000" w:rsidRPr="00000000" w14:paraId="00000D7E">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"availableBeforeVnd": 190000, "availableAfterVnd": 0,</w:t>
      </w:r>
      <w:r w:rsidDel="00000000" w:rsidR="00000000" w:rsidRPr="00000000">
        <w:rPr>
          <w:rtl w:val="0"/>
        </w:rPr>
      </w:r>
    </w:p>
    <w:p w:rsidR="00000000" w:rsidDel="00000000" w:rsidP="00000000" w:rsidRDefault="00000000" w:rsidRPr="00000000" w14:paraId="00000D7F">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"destination": "Ví ngoài giả lập", "withdrawnAt": "2026-10-18T09:00:00Z",</w:t>
      </w:r>
      <w:r w:rsidDel="00000000" w:rsidR="00000000" w:rsidRPr="00000000">
        <w:rPr>
          <w:rtl w:val="0"/>
        </w:rPr>
      </w:r>
    </w:p>
    <w:p w:rsidR="00000000" w:rsidDel="00000000" w:rsidP="00000000" w:rsidRDefault="00000000" w:rsidRPr="00000000" w14:paraId="00000D80">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"isSimulated": true } }</w:t>
      </w:r>
      <w:r w:rsidDel="00000000" w:rsidR="00000000" w:rsidRPr="00000000">
        <w:rPr>
          <w:rtl w:val="0"/>
        </w:rPr>
      </w:r>
    </w:p>
    <w:p w:rsidR="00000000" w:rsidDel="00000000" w:rsidP="00000000" w:rsidRDefault="00000000" w:rsidRPr="00000000" w14:paraId="00000D81">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Lỗi nghiệp vụ</w:t>
      </w:r>
      <w:r w:rsidDel="00000000" w:rsidR="00000000" w:rsidRPr="00000000">
        <w:rPr>
          <w:rtl w:val="0"/>
        </w:rPr>
      </w:r>
    </w:p>
    <w:p w:rsidR="00000000" w:rsidDel="00000000" w:rsidP="00000000" w:rsidRDefault="00000000" w:rsidRPr="00000000" w14:paraId="00000D82">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WITHDRAWAL_BELOW_MINIMUM</w:t>
      </w:r>
      <w:r w:rsidDel="00000000" w:rsidR="00000000" w:rsidRPr="00000000">
        <w:rPr>
          <w:rFonts w:ascii="Arial" w:cs="Arial" w:eastAsia="Arial" w:hAnsi="Arial"/>
          <w:sz w:val="20"/>
          <w:szCs w:val="20"/>
          <w:rtl w:val="0"/>
        </w:rPr>
        <w:t xml:space="preserve"> (422)</w:t>
      </w:r>
    </w:p>
    <w:p w:rsidR="00000000" w:rsidDel="00000000" w:rsidP="00000000" w:rsidRDefault="00000000" w:rsidRPr="00000000" w14:paraId="00000D83">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INSUFFICIENT_AVAILABLE_BALANCE</w:t>
      </w:r>
      <w:r w:rsidDel="00000000" w:rsidR="00000000" w:rsidRPr="00000000">
        <w:rPr>
          <w:rFonts w:ascii="Arial" w:cs="Arial" w:eastAsia="Arial" w:hAnsi="Arial"/>
          <w:sz w:val="20"/>
          <w:szCs w:val="20"/>
          <w:rtl w:val="0"/>
        </w:rPr>
        <w:t xml:space="preserve"> (409) — kể cả khi hai tab rút đồng thời</w:t>
      </w:r>
    </w:p>
    <w:p w:rsidR="00000000" w:rsidDel="00000000" w:rsidP="00000000" w:rsidRDefault="00000000" w:rsidRPr="00000000" w14:paraId="00000D84">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WALLET_FROZEN</w:t>
      </w:r>
      <w:r w:rsidDel="00000000" w:rsidR="00000000" w:rsidRPr="00000000">
        <w:rPr>
          <w:rFonts w:ascii="Arial" w:cs="Arial" w:eastAsia="Arial" w:hAnsi="Arial"/>
          <w:sz w:val="20"/>
          <w:szCs w:val="20"/>
          <w:rtl w:val="0"/>
        </w:rPr>
        <w:t xml:space="preserve"> (403)</w:t>
      </w:r>
    </w:p>
    <w:p w:rsidR="00000000" w:rsidDel="00000000" w:rsidP="00000000" w:rsidRDefault="00000000" w:rsidRPr="00000000" w14:paraId="00000D85">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WALLET_INCONSISTENT</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D86">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color w:val="8a2b1f"/>
          <w:sz w:val="20"/>
          <w:szCs w:val="20"/>
          <w:rtl w:val="0"/>
        </w:rPr>
        <w:t xml:space="preserve">IDEMPOTENCY_KEY_REUSED</w:t>
      </w:r>
      <w:r w:rsidDel="00000000" w:rsidR="00000000" w:rsidRPr="00000000">
        <w:rPr>
          <w:rFonts w:ascii="Arial" w:cs="Arial" w:eastAsia="Arial" w:hAnsi="Arial"/>
          <w:sz w:val="20"/>
          <w:szCs w:val="20"/>
          <w:rtl w:val="0"/>
        </w:rPr>
        <w:t xml:space="preserve"> (409)</w:t>
      </w:r>
    </w:p>
    <w:p w:rsidR="00000000" w:rsidDel="00000000" w:rsidP="00000000" w:rsidRDefault="00000000" w:rsidRPr="00000000" w14:paraId="00000D8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/finance/seller/withdrawals</w:t>
      </w:r>
      <w:r w:rsidDel="00000000" w:rsidR="00000000" w:rsidRPr="00000000">
        <w:rPr>
          <w:rFonts w:ascii="Arial" w:cs="Arial" w:eastAsia="Arial" w:hAnsi="Arial"/>
          <w:color w:val="44546a"/>
          <w:sz w:val="20"/>
          <w:szCs w:val="20"/>
          <w:rtl w:val="0"/>
        </w:rPr>
        <w:t xml:space="preserve">  —  Lịch sử rút tiền</w:t>
      </w:r>
      <w:r w:rsidDel="00000000" w:rsidR="00000000" w:rsidRPr="00000000">
        <w:rPr>
          <w:rtl w:val="0"/>
        </w:rPr>
      </w:r>
    </w:p>
    <w:p w:rsidR="00000000" w:rsidDel="00000000" w:rsidP="00000000" w:rsidRDefault="00000000" w:rsidRPr="00000000" w14:paraId="00000D8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wallet:read:own    UC: D05</w:t>
      </w:r>
      <w:r w:rsidDel="00000000" w:rsidR="00000000" w:rsidRPr="00000000">
        <w:rPr>
          <w:rtl w:val="0"/>
        </w:rPr>
      </w:r>
    </w:p>
    <w:p w:rsidR="00000000" w:rsidDel="00000000" w:rsidP="00000000" w:rsidRDefault="00000000" w:rsidRPr="00000000" w14:paraId="00000D8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87"/>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8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8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8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6">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98">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9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9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Withdrawal[]</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9C">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/finance/seller/withdrawals/{withdrawalId}</w:t>
      </w:r>
      <w:r w:rsidDel="00000000" w:rsidR="00000000" w:rsidRPr="00000000">
        <w:rPr>
          <w:rFonts w:ascii="Arial" w:cs="Arial" w:eastAsia="Arial" w:hAnsi="Arial"/>
          <w:color w:val="44546a"/>
          <w:sz w:val="20"/>
          <w:szCs w:val="20"/>
          <w:rtl w:val="0"/>
        </w:rPr>
        <w:t xml:space="preserve">  —  Chi tiết giao dịch rút</w:t>
      </w:r>
      <w:r w:rsidDel="00000000" w:rsidR="00000000" w:rsidRPr="00000000">
        <w:rPr>
          <w:rtl w:val="0"/>
        </w:rPr>
      </w:r>
    </w:p>
    <w:p w:rsidR="00000000" w:rsidDel="00000000" w:rsidP="00000000" w:rsidRDefault="00000000" w:rsidRPr="00000000" w14:paraId="00000D9D">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wallet:read:own    UC: D05</w:t>
      </w:r>
      <w:r w:rsidDel="00000000" w:rsidR="00000000" w:rsidRPr="00000000">
        <w:rPr>
          <w:rtl w:val="0"/>
        </w:rPr>
      </w:r>
    </w:p>
    <w:p w:rsidR="00000000" w:rsidDel="00000000" w:rsidP="00000000" w:rsidRDefault="00000000" w:rsidRPr="00000000" w14:paraId="00000D9E">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9F">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Withdrawal</w:t>
      </w:r>
      <w:r w:rsidDel="00000000" w:rsidR="00000000" w:rsidRPr="00000000">
        <w:rPr>
          <w:rtl w:val="0"/>
        </w:rPr>
      </w:r>
    </w:p>
    <w:p w:rsidR="00000000" w:rsidDel="00000000" w:rsidP="00000000" w:rsidRDefault="00000000" w:rsidRPr="00000000" w14:paraId="00000DA0">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/finance/admin/summary</w:t>
      </w:r>
      <w:r w:rsidDel="00000000" w:rsidR="00000000" w:rsidRPr="00000000">
        <w:rPr>
          <w:rFonts w:ascii="Arial" w:cs="Arial" w:eastAsia="Arial" w:hAnsi="Arial"/>
          <w:color w:val="44546a"/>
          <w:sz w:val="20"/>
          <w:szCs w:val="20"/>
          <w:rtl w:val="0"/>
        </w:rPr>
        <w:t xml:space="preserve">  —  Các ngăn tiền toàn hệ thống</w:t>
      </w:r>
      <w:r w:rsidDel="00000000" w:rsidR="00000000" w:rsidRPr="00000000">
        <w:rPr>
          <w:rtl w:val="0"/>
        </w:rPr>
      </w:r>
    </w:p>
    <w:p w:rsidR="00000000" w:rsidDel="00000000" w:rsidP="00000000" w:rsidRDefault="00000000" w:rsidRPr="00000000" w14:paraId="00000DA1">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E02</w:t>
      </w:r>
      <w:r w:rsidDel="00000000" w:rsidR="00000000" w:rsidRPr="00000000">
        <w:rPr>
          <w:rtl w:val="0"/>
        </w:rPr>
      </w:r>
    </w:p>
    <w:p w:rsidR="00000000" w:rsidDel="00000000" w:rsidP="00000000" w:rsidRDefault="00000000" w:rsidRPr="00000000" w14:paraId="00000DA2">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Số dư tại thời điểm xem (không trộn với số phát sinh theo kỳ — DB 8.3).</w:t>
      </w:r>
      <w:r w:rsidDel="00000000" w:rsidR="00000000" w:rsidRPr="00000000">
        <w:rPr>
          <w:rtl w:val="0"/>
        </w:rPr>
      </w:r>
    </w:p>
    <w:p w:rsidR="00000000" w:rsidDel="00000000" w:rsidP="00000000" w:rsidRDefault="00000000" w:rsidRPr="00000000" w14:paraId="00000DA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A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sellerPendingVnd, platformPendingVnd, commissionSettledVnd, sellerAvailableVnd, totalWithdrawnVnd, frozenWalletCount, frozenAvailableVnd, isSimulated }</w:t>
      </w:r>
      <w:r w:rsidDel="00000000" w:rsidR="00000000" w:rsidRPr="00000000">
        <w:rPr>
          <w:rtl w:val="0"/>
        </w:rPr>
      </w:r>
    </w:p>
    <w:p w:rsidR="00000000" w:rsidDel="00000000" w:rsidP="00000000" w:rsidRDefault="00000000" w:rsidRPr="00000000" w14:paraId="00000DA5">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/finance/admin/reconciliation</w:t>
      </w:r>
      <w:r w:rsidDel="00000000" w:rsidR="00000000" w:rsidRPr="00000000">
        <w:rPr>
          <w:rFonts w:ascii="Arial" w:cs="Arial" w:eastAsia="Arial" w:hAnsi="Arial"/>
          <w:color w:val="44546a"/>
          <w:sz w:val="20"/>
          <w:szCs w:val="20"/>
          <w:rtl w:val="0"/>
        </w:rPr>
        <w:t xml:space="preserve">  —  Kiểm tra bảo toàn tiền</w:t>
      </w:r>
      <w:r w:rsidDel="00000000" w:rsidR="00000000" w:rsidRPr="00000000">
        <w:rPr>
          <w:rtl w:val="0"/>
        </w:rPr>
      </w:r>
    </w:p>
    <w:p w:rsidR="00000000" w:rsidDel="00000000" w:rsidP="00000000" w:rsidRDefault="00000000" w:rsidRPr="00000000" w14:paraId="00000DA6">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E02</w:t>
      </w:r>
      <w:r w:rsidDel="00000000" w:rsidR="00000000" w:rsidRPr="00000000">
        <w:rPr>
          <w:rtl w:val="0"/>
        </w:rPr>
      </w:r>
    </w:p>
    <w:p w:rsidR="00000000" w:rsidDel="00000000" w:rsidP="00000000" w:rsidRDefault="00000000" w:rsidRPr="00000000" w14:paraId="00000DA7">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Finance lấy tổng thu/hoàn/chờ hoàn từ Payment (internal) rồi kiểm tra: tổng thu = đã hoàn + Refund FULL_CHECKOUT chưa thành công + Σ chờ quyết toán (gồm phần đơn đang chờ hoàn) + hoa hồng đã chốt + Σ khả dụng + Σ đã rút (DB 8.3), và WD-11 cho từng Seller.</w:t>
      </w:r>
      <w:r w:rsidDel="00000000" w:rsidR="00000000" w:rsidRPr="00000000">
        <w:rPr>
          <w:rtl w:val="0"/>
        </w:rPr>
      </w:r>
    </w:p>
    <w:p w:rsidR="00000000" w:rsidDel="00000000" w:rsidP="00000000" w:rsidRDefault="00000000" w:rsidRPr="00000000" w14:paraId="00000DA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A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checkedAt, balanced: boolean, totals: { ... }, differenceVnd, inconsistentWallets: [{ walletId, sellerId, differenceVnd }] }</w:t>
      </w:r>
      <w:r w:rsidDel="00000000" w:rsidR="00000000" w:rsidRPr="00000000">
        <w:rPr>
          <w:rtl w:val="0"/>
        </w:rPr>
      </w:r>
    </w:p>
    <w:p w:rsidR="00000000" w:rsidDel="00000000" w:rsidP="00000000" w:rsidRDefault="00000000" w:rsidRPr="00000000" w14:paraId="00000DAA">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/finance/admin/wallets</w:t>
      </w:r>
      <w:r w:rsidDel="00000000" w:rsidR="00000000" w:rsidRPr="00000000">
        <w:rPr>
          <w:rFonts w:ascii="Arial" w:cs="Arial" w:eastAsia="Arial" w:hAnsi="Arial"/>
          <w:color w:val="44546a"/>
          <w:sz w:val="20"/>
          <w:szCs w:val="20"/>
          <w:rtl w:val="0"/>
        </w:rPr>
        <w:t xml:space="preserve">  —  Tra cứu ví (chỉ xem)</w:t>
      </w:r>
      <w:r w:rsidDel="00000000" w:rsidR="00000000" w:rsidRPr="00000000">
        <w:rPr>
          <w:rtl w:val="0"/>
        </w:rPr>
      </w:r>
    </w:p>
    <w:p w:rsidR="00000000" w:rsidDel="00000000" w:rsidP="00000000" w:rsidRDefault="00000000" w:rsidRPr="00000000" w14:paraId="00000DAB">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 E01</w:t>
      </w:r>
      <w:r w:rsidDel="00000000" w:rsidR="00000000" w:rsidRPr="00000000">
        <w:rPr>
          <w:rtl w:val="0"/>
        </w:rPr>
      </w:r>
    </w:p>
    <w:p w:rsidR="00000000" w:rsidDel="00000000" w:rsidP="00000000" w:rsidRDefault="00000000" w:rsidRPr="00000000" w14:paraId="00000DA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88"/>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ownerType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WalletOwnerType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5">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6">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A">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B">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frozen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bool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BF">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ví Seller bị cấm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3">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4">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C5">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C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C7">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C8">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Wallet[]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C9">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/finance/admin/wallets/{walletId}/transactions</w:t>
      </w:r>
      <w:r w:rsidDel="00000000" w:rsidR="00000000" w:rsidRPr="00000000">
        <w:rPr>
          <w:rFonts w:ascii="Arial" w:cs="Arial" w:eastAsia="Arial" w:hAnsi="Arial"/>
          <w:color w:val="44546a"/>
          <w:sz w:val="20"/>
          <w:szCs w:val="20"/>
          <w:rtl w:val="0"/>
        </w:rPr>
        <w:t xml:space="preserve">  —  Bút toán của một ví</w:t>
      </w:r>
      <w:r w:rsidDel="00000000" w:rsidR="00000000" w:rsidRPr="00000000">
        <w:rPr>
          <w:rtl w:val="0"/>
        </w:rPr>
      </w:r>
    </w:p>
    <w:p w:rsidR="00000000" w:rsidDel="00000000" w:rsidP="00000000" w:rsidRDefault="00000000" w:rsidRPr="00000000" w14:paraId="00000DCA">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DCB">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C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WalletTransaction[]</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CD">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/finance/admin/withdrawals</w:t>
      </w:r>
      <w:r w:rsidDel="00000000" w:rsidR="00000000" w:rsidRPr="00000000">
        <w:rPr>
          <w:rFonts w:ascii="Arial" w:cs="Arial" w:eastAsia="Arial" w:hAnsi="Arial"/>
          <w:color w:val="44546a"/>
          <w:sz w:val="20"/>
          <w:szCs w:val="20"/>
          <w:rtl w:val="0"/>
        </w:rPr>
        <w:t xml:space="preserve">  —  Giao dịch rút (chỉ xem)</w:t>
      </w:r>
      <w:r w:rsidDel="00000000" w:rsidR="00000000" w:rsidRPr="00000000">
        <w:rPr>
          <w:rtl w:val="0"/>
        </w:rPr>
      </w:r>
    </w:p>
    <w:p w:rsidR="00000000" w:rsidDel="00000000" w:rsidP="00000000" w:rsidRDefault="00000000" w:rsidRPr="00000000" w14:paraId="00000DCE">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DCF">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89"/>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8">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9">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D">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E">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from, 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E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E3">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E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E5">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E6">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Withdrawal[]</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E7">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/finance/admin/settlements</w:t>
      </w:r>
      <w:r w:rsidDel="00000000" w:rsidR="00000000" w:rsidRPr="00000000">
        <w:rPr>
          <w:rFonts w:ascii="Arial" w:cs="Arial" w:eastAsia="Arial" w:hAnsi="Arial"/>
          <w:color w:val="44546a"/>
          <w:sz w:val="20"/>
          <w:szCs w:val="20"/>
          <w:rtl w:val="0"/>
        </w:rPr>
        <w:t xml:space="preserve">  —  Quyết toán theo đơn</w:t>
      </w:r>
      <w:r w:rsidDel="00000000" w:rsidR="00000000" w:rsidRPr="00000000">
        <w:rPr>
          <w:rtl w:val="0"/>
        </w:rPr>
      </w:r>
    </w:p>
    <w:p w:rsidR="00000000" w:rsidDel="00000000" w:rsidP="00000000" w:rsidRDefault="00000000" w:rsidRPr="00000000" w14:paraId="00000DE8">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operations:read:any    UC: E08</w:t>
      </w:r>
      <w:r w:rsidDel="00000000" w:rsidR="00000000" w:rsidRPr="00000000">
        <w:rPr>
          <w:rtl w:val="0"/>
        </w:rPr>
      </w:r>
    </w:p>
    <w:p w:rsidR="00000000" w:rsidDel="00000000" w:rsidP="00000000" w:rsidRDefault="00000000" w:rsidRPr="00000000" w14:paraId="00000DE9">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90"/>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2">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3">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SettlementStatus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7">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DF8">
            <w:pPr>
              <w:spacing w:after="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F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A">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DFB">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Settlement[]</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DFC">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6.7 Notification Service</w:t>
      </w:r>
      <w:r w:rsidDel="00000000" w:rsidR="00000000" w:rsidRPr="00000000">
        <w:rPr>
          <w:rtl w:val="0"/>
        </w:rPr>
      </w:r>
    </w:p>
    <w:p w:rsidR="00000000" w:rsidDel="00000000" w:rsidP="00000000" w:rsidRDefault="00000000" w:rsidRPr="00000000" w14:paraId="00000DF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Nhận event hoặc internal POST từ service được phép, tạo Notification và gửi email bất đồng bộ (Must), in-app (Should). User tự đọc/xóa thông báo của mình; không mở API public tạo thông báo. Xóa in-app không xóa email delivery, audit hay giao dịch. Admin không cần màn thông báo riêng trong MVP nhưng API tự phục vụ dùng cùng policy nếu có dữ liệu.</w:t>
      </w:r>
      <w:r w:rsidDel="00000000" w:rsidR="00000000" w:rsidRPr="00000000">
        <w:rPr>
          <w:rtl w:val="0"/>
        </w:rPr>
      </w:r>
    </w:p>
    <w:tbl>
      <w:tblPr>
        <w:tblStyle w:val="Table9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726"/>
        <w:gridCol w:w="4180"/>
        <w:gridCol w:w="2454"/>
        <w:tblGridChange w:id="0">
          <w:tblGrid>
            <w:gridCol w:w="2726"/>
            <w:gridCol w:w="4180"/>
            <w:gridCol w:w="2454"/>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D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Người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NotificationType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(1 thông báo liệt kê mã thanh toán, tổng tiền, các mã đơn); mỗi Seller (đơn mới của mình)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CHECKOUT_PAID, NEW_ORDER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checkout.closed (FAILED / EXPIRED)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PAYMENT_FAILED, CHECKOUT_EXPIRED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ORDER_DELIVERED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 + Seller (theo cancelledBy, 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ORDER_CANCELLED, ORDER_REJECTED, ORDER_AUTO_CANCELLED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order.confirmed / funds.available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order.confirmed thông báo trạng thái; funds.available thông báo tiền sau khi Finance commit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ORDER_CONFIRMED / ORDER_AUTO_CONFIRMED / FUNDS_AVAILABLE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REFUND_SUCCEEDED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 (biên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WITHDRAWAL_COMPLETED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seller.registered / approved / rejected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 sở hữu Seller; ngữ cảnh 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SELLER_REGISTERED / SELLER_APPROVED / SELLER_REJECTED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customer.banned / seller.banned / unbanned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Tài khoản tương ứng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ACCOUNT_BANNED, ACCOUNT_UNBANNED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product.removed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PRODUCT_REMOVED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password.reset_requested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Tài khoản (email chứa liên kết)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 (chỉ email, không lưu in-app)</w:t>
            </w:r>
            <w:r w:rsidDel="00000000" w:rsidR="00000000" w:rsidRPr="00000000">
              <w:rPr>
                <w:rtl w:val="0"/>
              </w:rPr>
            </w:r>
          </w:p>
        </w:tc>
      </w:tr>
    </w:tbl>
    <w:p w:rsidR="00000000" w:rsidDel="00000000" w:rsidP="00000000" w:rsidRDefault="00000000" w:rsidRPr="00000000" w14:paraId="00000E22">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3">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DedupeKey = eventId:channel:recipientUserId:audienceContext. recipientUserId luôn là User.user_id; CUSTOMER/SELLER/ACCOUNT là ngữ cảnh nội dung. Soft delete giữ khóa dedupe để event retry không tạo lại thông báo đã xóa. Tiền giả lập luôn có nhãn rõ.</w:t>
      </w:r>
      <w:r w:rsidDel="00000000" w:rsidR="00000000" w:rsidRPr="00000000">
        <w:rPr>
          <w:rtl w:val="0"/>
        </w:rPr>
      </w:r>
    </w:p>
    <w:p w:rsidR="00000000" w:rsidDel="00000000" w:rsidP="00000000" w:rsidRDefault="00000000" w:rsidRPr="00000000" w14:paraId="00000E24">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Danh sách endpoint</w:t>
      </w:r>
      <w:r w:rsidDel="00000000" w:rsidR="00000000" w:rsidRPr="00000000">
        <w:rPr>
          <w:rtl w:val="0"/>
        </w:rPr>
      </w:r>
    </w:p>
    <w:tbl>
      <w:tblPr>
        <w:tblStyle w:val="Table9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504"/>
        <w:gridCol w:w="936"/>
        <w:gridCol w:w="2952"/>
        <w:gridCol w:w="2016"/>
        <w:gridCol w:w="2160"/>
        <w:gridCol w:w="792"/>
        <w:tblGridChange w:id="0">
          <w:tblGrid>
            <w:gridCol w:w="504"/>
            <w:gridCol w:w="936"/>
            <w:gridCol w:w="2952"/>
            <w:gridCol w:w="2016"/>
            <w:gridCol w:w="2160"/>
            <w:gridCol w:w="79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Quyền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UC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Thông báo trong ứng dụng (Should)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/notifications/me/unread-count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chưa đọc (chuông)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/notifications/me/{notificationId}/read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Đánh dấu đã đọc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/notifications/me/read-all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Đánh dấu tất cả đã đọc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G01</w:t>
            </w:r>
            <w:r w:rsidDel="00000000" w:rsidR="00000000" w:rsidRPr="00000000">
              <w:rPr>
                <w:rtl w:val="0"/>
              </w:rPr>
            </w:r>
          </w:p>
        </w:tc>
      </w:tr>
      <w:tr>
        <w:trPr>
          <w:cantSplit w:val="1"/>
          <w:tblHeader w:val="0"/>
        </w:trPr>
        <w:tc>
          <w:tcPr/>
          <w:p w:rsidR="00000000" w:rsidDel="00000000" w:rsidP="00000000" w:rsidRDefault="00000000" w:rsidRPr="00000000" w14:paraId="00000E43">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p w:rsidR="00000000" w:rsidDel="00000000" w:rsidP="00000000" w:rsidRDefault="00000000" w:rsidRPr="00000000" w14:paraId="00000E44">
            <w:pPr>
              <w:rPr/>
            </w:pPr>
            <w:r w:rsidDel="00000000" w:rsidR="00000000" w:rsidRPr="00000000">
              <w:rPr>
                <w:rFonts w:ascii="Arial" w:cs="Arial" w:eastAsia="Arial" w:hAnsi="Arial"/>
                <w:sz w:val="18"/>
                <w:szCs w:val="18"/>
                <w:rtl w:val="0"/>
              </w:rPr>
              <w:t xml:space="preserve">DELETE</w:t>
            </w:r>
            <w:r w:rsidDel="00000000" w:rsidR="00000000" w:rsidRPr="00000000">
              <w:rPr>
                <w:rtl w:val="0"/>
              </w:rPr>
            </w:r>
          </w:p>
        </w:tc>
        <w:tc>
          <w:tcPr/>
          <w:p w:rsidR="00000000" w:rsidDel="00000000" w:rsidP="00000000" w:rsidRDefault="00000000" w:rsidRPr="00000000" w14:paraId="00000E45">
            <w:pPr>
              <w:rPr/>
            </w:pPr>
            <w:r w:rsidDel="00000000" w:rsidR="00000000" w:rsidRPr="00000000">
              <w:rPr>
                <w:rFonts w:ascii="Arial" w:cs="Arial" w:eastAsia="Arial" w:hAnsi="Arial"/>
                <w:sz w:val="18"/>
                <w:szCs w:val="18"/>
                <w:rtl w:val="0"/>
              </w:rPr>
              <w:t xml:space="preserve">/notifications/me/{notificationId}</w:t>
            </w:r>
            <w:r w:rsidDel="00000000" w:rsidR="00000000" w:rsidRPr="00000000">
              <w:rPr>
                <w:rtl w:val="0"/>
              </w:rPr>
            </w:r>
          </w:p>
        </w:tc>
        <w:tc>
          <w:tcPr/>
          <w:p w:rsidR="00000000" w:rsidDel="00000000" w:rsidP="00000000" w:rsidRDefault="00000000" w:rsidRPr="00000000" w14:paraId="00000E46">
            <w:pPr>
              <w:rPr/>
            </w:pPr>
            <w:r w:rsidDel="00000000" w:rsidR="00000000" w:rsidRPr="00000000">
              <w:rPr>
                <w:rFonts w:ascii="Arial" w:cs="Arial" w:eastAsia="Arial" w:hAnsi="Arial"/>
                <w:sz w:val="18"/>
                <w:szCs w:val="18"/>
                <w:rtl w:val="0"/>
              </w:rPr>
              <w:t xml:space="preserve">Xóa thông báo in-app của mình</w:t>
            </w:r>
            <w:r w:rsidDel="00000000" w:rsidR="00000000" w:rsidRPr="00000000">
              <w:rPr>
                <w:rtl w:val="0"/>
              </w:rPr>
            </w:r>
          </w:p>
        </w:tc>
        <w:tc>
          <w:tcPr/>
          <w:p w:rsidR="00000000" w:rsidDel="00000000" w:rsidP="00000000" w:rsidRDefault="00000000" w:rsidRPr="00000000" w14:paraId="00000E47">
            <w:pPr>
              <w:rPr/>
            </w:pPr>
            <w:r w:rsidDel="00000000" w:rsidR="00000000" w:rsidRPr="00000000">
              <w:rPr>
                <w:rFonts w:ascii="Arial" w:cs="Arial" w:eastAsia="Arial" w:hAnsi="Arial"/>
                <w:sz w:val="18"/>
                <w:szCs w:val="18"/>
                <w:rtl w:val="0"/>
              </w:rPr>
              <w:t xml:space="preserve">notification:read:own</w:t>
            </w:r>
            <w:r w:rsidDel="00000000" w:rsidR="00000000" w:rsidRPr="00000000">
              <w:rPr>
                <w:rtl w:val="0"/>
              </w:rPr>
            </w:r>
          </w:p>
        </w:tc>
        <w:tc>
          <w:tcPr/>
          <w:p w:rsidR="00000000" w:rsidDel="00000000" w:rsidP="00000000" w:rsidRDefault="00000000" w:rsidRPr="00000000" w14:paraId="00000E48">
            <w:pPr>
              <w:rPr/>
            </w:pPr>
            <w:r w:rsidDel="00000000" w:rsidR="00000000" w:rsidRPr="00000000">
              <w:rPr>
                <w:rFonts w:ascii="Arial" w:cs="Arial" w:eastAsia="Arial" w:hAnsi="Arial"/>
                <w:sz w:val="18"/>
                <w:szCs w:val="18"/>
                <w:rtl w:val="0"/>
              </w:rPr>
              <w:t xml:space="preserve">G01</w:t>
            </w:r>
            <w:r w:rsidDel="00000000" w:rsidR="00000000" w:rsidRPr="00000000">
              <w:rPr>
                <w:rtl w:val="0"/>
              </w:rPr>
            </w:r>
          </w:p>
        </w:tc>
      </w:tr>
    </w:tbl>
    <w:p w:rsidR="00000000" w:rsidDel="00000000" w:rsidP="00000000" w:rsidRDefault="00000000" w:rsidRPr="00000000" w14:paraId="00000E49">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A">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DTO</w:t>
      </w:r>
      <w:r w:rsidDel="00000000" w:rsidR="00000000" w:rsidRPr="00000000">
        <w:rPr>
          <w:rtl w:val="0"/>
        </w:rPr>
      </w:r>
    </w:p>
    <w:tbl>
      <w:tblPr>
        <w:tblStyle w:val="Table93"/>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090"/>
        <w:gridCol w:w="7270"/>
        <w:tblGridChange w:id="0">
          <w:tblGrid>
            <w:gridCol w:w="2090"/>
            <w:gridCol w:w="727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4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notificationId, audienceContext (CUSTOMER|SELLER|ACCOUNT), type, title, content, reference { type, id, code }, isRead, createdAt. recipientUserId giữ nội bộ; deletedAt là field lưu soft delete, API list chỉ trả chưa xóa.</w:t>
            </w:r>
            <w:r w:rsidDel="00000000" w:rsidR="00000000" w:rsidRPr="00000000">
              <w:rPr>
                <w:rtl w:val="0"/>
              </w:rPr>
            </w:r>
          </w:p>
        </w:tc>
      </w:tr>
    </w:tbl>
    <w:p w:rsidR="00000000" w:rsidDel="00000000" w:rsidP="00000000" w:rsidRDefault="00000000" w:rsidRPr="00000000" w14:paraId="00000E4F">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50">
      <w:pPr>
        <w:pStyle w:val="Heading3"/>
        <w:keepLines w:val="0"/>
        <w:spacing w:after="100" w:before="240" w:lineRule="auto"/>
        <w:rPr>
          <w:rFonts w:ascii="Times New Roman" w:cs="Times New Roman" w:eastAsia="Times New Roman" w:hAnsi="Times New Roman"/>
          <w:color w:val="2e4a6b"/>
          <w:sz w:val="22"/>
          <w:szCs w:val="22"/>
        </w:rPr>
      </w:pPr>
      <w:r w:rsidDel="00000000" w:rsidR="00000000" w:rsidRPr="00000000">
        <w:rPr>
          <w:rFonts w:ascii="Arial" w:cs="Arial" w:eastAsia="Arial" w:hAnsi="Arial"/>
          <w:color w:val="000000"/>
          <w:sz w:val="22"/>
          <w:szCs w:val="22"/>
          <w:rtl w:val="0"/>
        </w:rPr>
        <w:t xml:space="preserve">Chi tiết endpoint</w:t>
      </w:r>
      <w:r w:rsidDel="00000000" w:rsidR="00000000" w:rsidRPr="00000000">
        <w:rPr>
          <w:rtl w:val="0"/>
        </w:rPr>
      </w:r>
    </w:p>
    <w:p w:rsidR="00000000" w:rsidDel="00000000" w:rsidP="00000000" w:rsidRDefault="00000000" w:rsidRPr="00000000" w14:paraId="00000E51">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/notifications/me</w:t>
      </w:r>
      <w:r w:rsidDel="00000000" w:rsidR="00000000" w:rsidRPr="00000000">
        <w:rPr>
          <w:rFonts w:ascii="Arial" w:cs="Arial" w:eastAsia="Arial" w:hAnsi="Arial"/>
          <w:color w:val="44546a"/>
          <w:sz w:val="20"/>
          <w:szCs w:val="20"/>
          <w:rtl w:val="0"/>
        </w:rPr>
        <w:t xml:space="preserve">  —  Thông báo trong ứng dụng (Should)</w:t>
      </w:r>
      <w:r w:rsidDel="00000000" w:rsidR="00000000" w:rsidRPr="00000000">
        <w:rPr>
          <w:rtl w:val="0"/>
        </w:rPr>
      </w:r>
    </w:p>
    <w:p w:rsidR="00000000" w:rsidDel="00000000" w:rsidP="00000000" w:rsidRDefault="00000000" w:rsidRPr="00000000" w14:paraId="00000E52">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notification:read:own    UC: G01</w:t>
      </w:r>
      <w:r w:rsidDel="00000000" w:rsidR="00000000" w:rsidRPr="00000000">
        <w:rPr>
          <w:rtl w:val="0"/>
        </w:rPr>
      </w:r>
    </w:p>
    <w:p w:rsidR="00000000" w:rsidDel="00000000" w:rsidP="00000000" w:rsidRDefault="00000000" w:rsidRPr="00000000" w14:paraId="00000E53">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Tham số (path / query)</w:t>
      </w:r>
      <w:r w:rsidDel="00000000" w:rsidR="00000000" w:rsidRPr="00000000">
        <w:rPr>
          <w:rtl w:val="0"/>
        </w:rPr>
      </w:r>
    </w:p>
    <w:tbl>
      <w:tblPr>
        <w:tblStyle w:val="Table94"/>
        <w:tblW w:w="9362.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961"/>
        <w:gridCol w:w="891"/>
        <w:gridCol w:w="1159"/>
        <w:gridCol w:w="891"/>
        <w:gridCol w:w="4460"/>
        <w:tblGridChange w:id="0">
          <w:tblGrid>
            <w:gridCol w:w="1961"/>
            <w:gridCol w:w="891"/>
            <w:gridCol w:w="1159"/>
            <w:gridCol w:w="891"/>
            <w:gridCol w:w="446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5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Vị trí</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Kiểu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5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Bắt buộc</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Mô tả / ràng buộc</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unreadOnly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bool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C">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D">
            <w:pPr>
              <w:spacing w:after="2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page, size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5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query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60">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61">
            <w:pPr>
              <w:spacing w:after="20" w:lineRule="auto"/>
              <w:rPr>
                <w:rFonts w:ascii="Times New Roman" w:cs="Times New Roman" w:eastAsia="Times New Roman" w:hAnsi="Times New Roman"/>
                <w:sz w:val="20"/>
                <w:szCs w:val="20"/>
              </w:rPr>
            </w:pP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Tối đa 50 gần nhất, lưu 90 ngày (P-22 đề xuất)</w:t>
            </w:r>
            <w:r w:rsidDel="00000000" w:rsidR="00000000" w:rsidRPr="00000000">
              <w:rPr>
                <w:rtl w:val="0"/>
              </w:rPr>
            </w:r>
          </w:p>
        </w:tc>
      </w:tr>
    </w:tbl>
    <w:p w:rsidR="00000000" w:rsidDel="00000000" w:rsidP="00000000" w:rsidRDefault="00000000" w:rsidRPr="00000000" w14:paraId="00000E63">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64">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E65">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Notification[]</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color w:val="8a2b1f"/>
          <w:sz w:val="20"/>
          <w:szCs w:val="20"/>
          <w:rtl w:val="0"/>
        </w:rPr>
        <w:t xml:space="preserve">meta</w:t>
      </w:r>
      <w:r w:rsidDel="00000000" w:rsidR="00000000" w:rsidRPr="00000000">
        <w:rPr>
          <w:rtl w:val="0"/>
        </w:rPr>
      </w:r>
    </w:p>
    <w:p w:rsidR="00000000" w:rsidDel="00000000" w:rsidP="00000000" w:rsidRDefault="00000000" w:rsidRPr="00000000" w14:paraId="00000E66">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7a4d" w:val="clear"/>
          <w:rtl w:val="0"/>
        </w:rPr>
        <w:t xml:space="preserve"> GET </w:t>
      </w:r>
      <w:r w:rsidDel="00000000" w:rsidR="00000000" w:rsidRPr="00000000">
        <w:rPr>
          <w:rFonts w:ascii="Arial" w:cs="Arial" w:eastAsia="Arial" w:hAnsi="Arial"/>
          <w:b w:val="1"/>
          <w:bCs w:val="1"/>
          <w:sz w:val="20"/>
          <w:szCs w:val="20"/>
          <w:rtl w:val="0"/>
        </w:rPr>
        <w:t xml:space="preserve">  /notifications/me/unread-count</w:t>
      </w:r>
      <w:r w:rsidDel="00000000" w:rsidR="00000000" w:rsidRPr="00000000">
        <w:rPr>
          <w:rFonts w:ascii="Arial" w:cs="Arial" w:eastAsia="Arial" w:hAnsi="Arial"/>
          <w:color w:val="44546a"/>
          <w:sz w:val="20"/>
          <w:szCs w:val="20"/>
          <w:rtl w:val="0"/>
        </w:rPr>
        <w:t xml:space="preserve">  —  Số chưa đọc (chuông)</w:t>
      </w:r>
      <w:r w:rsidDel="00000000" w:rsidR="00000000" w:rsidRPr="00000000">
        <w:rPr>
          <w:rtl w:val="0"/>
        </w:rPr>
      </w:r>
    </w:p>
    <w:p w:rsidR="00000000" w:rsidDel="00000000" w:rsidP="00000000" w:rsidRDefault="00000000" w:rsidRPr="00000000" w14:paraId="00000E67">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notification:read:own    UC: G01</w:t>
      </w:r>
      <w:r w:rsidDel="00000000" w:rsidR="00000000" w:rsidRPr="00000000">
        <w:rPr>
          <w:rtl w:val="0"/>
        </w:rPr>
      </w:r>
    </w:p>
    <w:p w:rsidR="00000000" w:rsidDel="00000000" w:rsidP="00000000" w:rsidRDefault="00000000" w:rsidRPr="00000000" w14:paraId="00000E68">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E6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Arial" w:cs="Arial" w:eastAsia="Arial" w:hAnsi="Arial"/>
          <w:color w:val="8a2b1f"/>
          <w:sz w:val="20"/>
          <w:szCs w:val="20"/>
          <w:rtl w:val="0"/>
        </w:rPr>
        <w:t xml:space="preserve">data: { unreadCount }</w:t>
      </w:r>
      <w:r w:rsidDel="00000000" w:rsidR="00000000" w:rsidRPr="00000000">
        <w:rPr>
          <w:rtl w:val="0"/>
        </w:rPr>
      </w:r>
    </w:p>
    <w:p w:rsidR="00000000" w:rsidDel="00000000" w:rsidP="00000000" w:rsidRDefault="00000000" w:rsidRPr="00000000" w14:paraId="00000E6A">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/notifications/me/{notificationId}/read</w:t>
      </w:r>
      <w:r w:rsidDel="00000000" w:rsidR="00000000" w:rsidRPr="00000000">
        <w:rPr>
          <w:rFonts w:ascii="Arial" w:cs="Arial" w:eastAsia="Arial" w:hAnsi="Arial"/>
          <w:color w:val="44546a"/>
          <w:sz w:val="20"/>
          <w:szCs w:val="20"/>
          <w:rtl w:val="0"/>
        </w:rPr>
        <w:t xml:space="preserve">  —  Đánh dấu đã đọc</w:t>
      </w:r>
      <w:r w:rsidDel="00000000" w:rsidR="00000000" w:rsidRPr="00000000">
        <w:rPr>
          <w:rtl w:val="0"/>
        </w:rPr>
      </w:r>
    </w:p>
    <w:p w:rsidR="00000000" w:rsidDel="00000000" w:rsidP="00000000" w:rsidRDefault="00000000" w:rsidRPr="00000000" w14:paraId="00000E6B">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notification:read:own    UC: G01</w:t>
      </w:r>
      <w:r w:rsidDel="00000000" w:rsidR="00000000" w:rsidRPr="00000000">
        <w:rPr>
          <w:rtl w:val="0"/>
        </w:rPr>
      </w:r>
    </w:p>
    <w:p w:rsidR="00000000" w:rsidDel="00000000" w:rsidP="00000000" w:rsidRDefault="00000000" w:rsidRPr="00000000" w14:paraId="00000E6C">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E6D">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E6E">
      <w:pPr>
        <w:keepNext w:val="1"/>
        <w:pBdr>
          <w:bottom w:color="d5dce6" w:space="2" w:sz="6" w:val="single"/>
        </w:pBdr>
        <w:spacing w:after="60" w:before="2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shd w:fill="1f5fa8" w:val="clear"/>
          <w:rtl w:val="0"/>
        </w:rPr>
        <w:t xml:space="preserve"> POST </w:t>
      </w:r>
      <w:r w:rsidDel="00000000" w:rsidR="00000000" w:rsidRPr="00000000">
        <w:rPr>
          <w:rFonts w:ascii="Arial" w:cs="Arial" w:eastAsia="Arial" w:hAnsi="Arial"/>
          <w:b w:val="1"/>
          <w:bCs w:val="1"/>
          <w:sz w:val="20"/>
          <w:szCs w:val="20"/>
          <w:rtl w:val="0"/>
        </w:rPr>
        <w:t xml:space="preserve">  /notifications/me/read-all</w:t>
      </w:r>
      <w:r w:rsidDel="00000000" w:rsidR="00000000" w:rsidRPr="00000000">
        <w:rPr>
          <w:rFonts w:ascii="Arial" w:cs="Arial" w:eastAsia="Arial" w:hAnsi="Arial"/>
          <w:color w:val="44546a"/>
          <w:sz w:val="20"/>
          <w:szCs w:val="20"/>
          <w:rtl w:val="0"/>
        </w:rPr>
        <w:t xml:space="preserve">  —  Đánh dấu tất cả đã đọc</w:t>
      </w:r>
      <w:r w:rsidDel="00000000" w:rsidR="00000000" w:rsidRPr="00000000">
        <w:rPr>
          <w:rtl w:val="0"/>
        </w:rPr>
      </w:r>
    </w:p>
    <w:p w:rsidR="00000000" w:rsidDel="00000000" w:rsidP="00000000" w:rsidRDefault="00000000" w:rsidRPr="00000000" w14:paraId="00000E6F">
      <w:pPr>
        <w:spacing w:after="6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20"/>
          <w:szCs w:val="20"/>
          <w:rtl w:val="0"/>
        </w:rPr>
        <w:t xml:space="preserve">Quyền: notification:read:own    UC: G01</w:t>
      </w:r>
      <w:r w:rsidDel="00000000" w:rsidR="00000000" w:rsidRPr="00000000">
        <w:rPr>
          <w:rtl w:val="0"/>
        </w:rPr>
      </w:r>
    </w:p>
    <w:p w:rsidR="00000000" w:rsidDel="00000000" w:rsidP="00000000" w:rsidRDefault="00000000" w:rsidRPr="00000000" w14:paraId="00000E70">
      <w:pPr>
        <w:spacing w:after="40" w:before="8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44546a"/>
          <w:sz w:val="20"/>
          <w:szCs w:val="20"/>
          <w:rtl w:val="0"/>
        </w:rPr>
        <w:t xml:space="preserve">Response thành công</w:t>
      </w:r>
      <w:r w:rsidDel="00000000" w:rsidR="00000000" w:rsidRPr="00000000">
        <w:rPr>
          <w:rtl w:val="0"/>
        </w:rPr>
      </w:r>
    </w:p>
    <w:p w:rsidR="00000000" w:rsidDel="00000000" w:rsidP="00000000" w:rsidRDefault="00000000" w:rsidRPr="00000000" w14:paraId="00000E71">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color w:val="8a2b1f"/>
          <w:sz w:val="20"/>
          <w:szCs w:val="20"/>
          <w:rtl w:val="0"/>
        </w:rPr>
        <w:t xml:space="preserve">204</w:t>
      </w:r>
      <w:r w:rsidDel="00000000" w:rsidR="00000000" w:rsidRPr="00000000">
        <w:rPr>
          <w:rtl w:val="0"/>
        </w:rPr>
      </w:r>
    </w:p>
    <w:p w:rsidR="00000000" w:rsidDel="00000000" w:rsidP="00000000" w:rsidRDefault="00000000" w:rsidRPr="00000000" w14:paraId="00000E72">
      <w:pPr>
        <w:pStyle w:val="Heading3"/>
        <w:rPr>
          <w:color w:val="000000"/>
        </w:rPr>
      </w:pPr>
      <w:r w:rsidDel="00000000" w:rsidR="00000000" w:rsidRPr="00000000">
        <w:rPr>
          <w:rFonts w:ascii="Arial" w:cs="Arial" w:eastAsia="Arial" w:hAnsi="Arial"/>
          <w:color w:val="000000"/>
          <w:rtl w:val="0"/>
        </w:rPr>
        <w:t xml:space="preserve">DELETE  /notifications/me/{notificationId}  —  Xóa thông báo của tôi</w:t>
      </w:r>
      <w:r w:rsidDel="00000000" w:rsidR="00000000" w:rsidRPr="00000000">
        <w:rPr>
          <w:rtl w:val="0"/>
        </w:rPr>
      </w:r>
    </w:p>
    <w:p w:rsidR="00000000" w:rsidDel="00000000" w:rsidP="00000000" w:rsidRDefault="00000000" w:rsidRPr="00000000" w14:paraId="00000E73">
      <w:pPr>
        <w:rPr/>
      </w:pPr>
      <w:r w:rsidDel="00000000" w:rsidR="00000000" w:rsidRPr="00000000">
        <w:rPr>
          <w:rFonts w:ascii="Arial" w:cs="Arial" w:eastAsia="Arial" w:hAnsi="Arial"/>
          <w:sz w:val="20"/>
          <w:szCs w:val="20"/>
          <w:rtl w:val="0"/>
        </w:rPr>
        <w:t xml:space="preserve">Quyền: notification:read:own</w:t>
      </w:r>
      <w:r w:rsidDel="00000000" w:rsidR="00000000" w:rsidRPr="00000000">
        <w:rPr>
          <w:rtl w:val="0"/>
        </w:rPr>
      </w:r>
    </w:p>
    <w:p w:rsidR="00000000" w:rsidDel="00000000" w:rsidP="00000000" w:rsidRDefault="00000000" w:rsidRPr="00000000" w14:paraId="00000E74">
      <w:pPr>
        <w:rPr/>
      </w:pPr>
      <w:r w:rsidDel="00000000" w:rsidR="00000000" w:rsidRPr="00000000">
        <w:rPr>
          <w:rFonts w:ascii="Arial" w:cs="Arial" w:eastAsia="Arial" w:hAnsi="Arial"/>
          <w:sz w:val="20"/>
          <w:szCs w:val="20"/>
          <w:rtl w:val="0"/>
        </w:rPr>
        <w:t xml:space="preserve">Request: notificationId UUID trong path; không có body</w:t>
      </w:r>
      <w:r w:rsidDel="00000000" w:rsidR="00000000" w:rsidRPr="00000000">
        <w:rPr>
          <w:rtl w:val="0"/>
        </w:rPr>
      </w:r>
    </w:p>
    <w:p w:rsidR="00000000" w:rsidDel="00000000" w:rsidP="00000000" w:rsidRDefault="00000000" w:rsidRPr="00000000" w14:paraId="00000E75">
      <w:pPr>
        <w:rPr/>
      </w:pPr>
      <w:r w:rsidDel="00000000" w:rsidR="00000000" w:rsidRPr="00000000">
        <w:rPr>
          <w:rFonts w:ascii="Arial" w:cs="Arial" w:eastAsia="Arial" w:hAnsi="Arial"/>
          <w:sz w:val="20"/>
          <w:szCs w:val="20"/>
          <w:rtl w:val="0"/>
        </w:rPr>
        <w:t xml:space="preserve">Response: 204 nếu đã xóa hoặc xóa lần đầu; 404 nếu không tồn tại/không sở hữu</w:t>
      </w: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w:cs="Arial" w:eastAsia="Arial" w:hAnsi="Arial"/>
          <w:sz w:val="20"/>
          <w:szCs w:val="20"/>
          <w:rtl w:val="0"/>
        </w:rPr>
        <w:t xml:space="preserve">Chỉ Notification IN_APP, cập nhật deletedAt và isRead=true nguyên tử; list/unread-count/read-all bỏ bản ghi deletedAt khác null. Giữ delivery EMAIL và khóa dedupe; không hủy sự kiện hay giao dịch nguồn. notification:read:own bao gồm quản lý trạng thái hiển thị của chính mình trong MVP; không có quyền xóa của người khác.</w:t>
      </w:r>
      <w:r w:rsidDel="00000000" w:rsidR="00000000" w:rsidRPr="00000000">
        <w:rPr>
          <w:rtl w:val="0"/>
        </w:rPr>
      </w:r>
    </w:p>
    <w:p w:rsidR="00000000" w:rsidDel="00000000" w:rsidP="00000000" w:rsidRDefault="00000000" w:rsidRPr="00000000" w14:paraId="00000E77">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7. API nội bộ và sự kiện giữa các service</w:t>
      </w:r>
      <w:r w:rsidDel="00000000" w:rsidR="00000000" w:rsidRPr="00000000">
        <w:rPr>
          <w:rtl w:val="0"/>
        </w:rPr>
      </w:r>
    </w:p>
    <w:p w:rsidR="00000000" w:rsidDel="00000000" w:rsidP="00000000" w:rsidRDefault="00000000" w:rsidRPr="00000000" w14:paraId="00000E78">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7.1 Internal API (đồng bộ)</w:t>
      </w:r>
      <w:r w:rsidDel="00000000" w:rsidR="00000000" w:rsidRPr="00000000">
        <w:rPr>
          <w:rtl w:val="0"/>
        </w:rPr>
      </w:r>
    </w:p>
    <w:p w:rsidR="00000000" w:rsidDel="00000000" w:rsidP="00000000" w:rsidRDefault="00000000" w:rsidRPr="00000000" w14:paraId="00000E79">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Base /internal/v1, chỉ gọi bởi service đã xác thực (mTLS hoặc token nội bộ theo audience/scope), Gateway chặn public. Mỗi endpoint có allowlist consumer. User ID truyền nội bộ phải xuất phát từ Bearer đã xác minh hoặc event tin cậy; không coi mạng nội bộ là đủ quyền. Timeout mặc định 2s; retry thao tác ghi chỉ khi có idempotency key.</w:t>
      </w:r>
      <w:r w:rsidDel="00000000" w:rsidR="00000000" w:rsidRPr="00000000">
        <w:rPr>
          <w:rtl w:val="0"/>
        </w:rPr>
      </w:r>
    </w:p>
    <w:tbl>
      <w:tblPr>
        <w:tblStyle w:val="Table9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008"/>
        <w:gridCol w:w="3024"/>
        <w:gridCol w:w="1296"/>
        <w:gridCol w:w="4032"/>
        <w:tblGridChange w:id="0">
          <w:tblGrid>
            <w:gridCol w:w="1008"/>
            <w:gridCol w:w="3024"/>
            <w:gridCol w:w="1296"/>
            <w:gridCol w:w="403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Provider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Method + Path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Consumer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7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Mục đích / response chính</w:t>
            </w:r>
            <w:r w:rsidDel="00000000" w:rsidR="00000000" w:rsidRPr="00000000">
              <w:rPr>
                <w:rtl w:val="0"/>
              </w:rPr>
            </w:r>
          </w:p>
        </w:tc>
      </w:tr>
      <w:tr>
        <w:trPr>
          <w:cantSplit w:val="1"/>
          <w:tblHeader w:val="0"/>
        </w:trPr>
        <w:tc>
          <w:tcPr/>
          <w:p w:rsidR="00000000" w:rsidDel="00000000" w:rsidP="00000000" w:rsidRDefault="00000000" w:rsidRPr="00000000" w14:paraId="00000E7E">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7F">
            <w:pPr>
              <w:rPr/>
            </w:pPr>
            <w:r w:rsidDel="00000000" w:rsidR="00000000" w:rsidRPr="00000000">
              <w:rPr>
                <w:rFonts w:ascii="Arial" w:cs="Arial" w:eastAsia="Arial" w:hAnsi="Arial"/>
                <w:sz w:val="18"/>
                <w:szCs w:val="18"/>
                <w:rtl w:val="0"/>
              </w:rPr>
              <w:t xml:space="preserve">POST /identity/auth/authorization-context</w:t>
            </w:r>
            <w:r w:rsidDel="00000000" w:rsidR="00000000" w:rsidRPr="00000000">
              <w:rPr>
                <w:rtl w:val="0"/>
              </w:rPr>
            </w:r>
          </w:p>
        </w:tc>
        <w:tc>
          <w:tcPr/>
          <w:p w:rsidR="00000000" w:rsidDel="00000000" w:rsidP="00000000" w:rsidRDefault="00000000" w:rsidRPr="00000000" w14:paraId="00000E80">
            <w:pPr>
              <w:rPr/>
            </w:pPr>
            <w:r w:rsidDel="00000000" w:rsidR="00000000" w:rsidRPr="00000000">
              <w:rPr>
                <w:rFonts w:ascii="Arial" w:cs="Arial" w:eastAsia="Arial" w:hAnsi="Arial"/>
                <w:sz w:val="18"/>
                <w:szCs w:val="18"/>
                <w:rtl w:val="0"/>
              </w:rPr>
              <w:t xml:space="preserve">Gateway, mọi service bảo vệ</w:t>
            </w:r>
            <w:r w:rsidDel="00000000" w:rsidR="00000000" w:rsidRPr="00000000">
              <w:rPr>
                <w:rtl w:val="0"/>
              </w:rPr>
            </w:r>
          </w:p>
        </w:tc>
        <w:tc>
          <w:tcPr/>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sz w:val="18"/>
                <w:szCs w:val="18"/>
                <w:rtl w:val="0"/>
              </w:rPr>
              <w:t xml:space="preserve">Bearer + service credential → { userId, userStatus, authzVersion, roles[], permissions[], customerProfile, sellerProfile, sessionActive }; kiểm tra sessionId và token version.</w:t>
            </w:r>
            <w:r w:rsidDel="00000000" w:rsidR="00000000" w:rsidRPr="00000000">
              <w:rPr>
                <w:rtl w:val="0"/>
              </w:rPr>
            </w:r>
          </w:p>
        </w:tc>
      </w:tr>
      <w:tr>
        <w:trPr>
          <w:cantSplit w:val="1"/>
          <w:tblHeader w:val="0"/>
        </w:trPr>
        <w:tc>
          <w:tcPr/>
          <w:p w:rsidR="00000000" w:rsidDel="00000000" w:rsidP="00000000" w:rsidRDefault="00000000" w:rsidRPr="00000000" w14:paraId="00000E82">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83">
            <w:pPr>
              <w:rPr/>
            </w:pPr>
            <w:r w:rsidDel="00000000" w:rsidR="00000000" w:rsidRPr="00000000">
              <w:rPr>
                <w:rFonts w:ascii="Arial" w:cs="Arial" w:eastAsia="Arial" w:hAnsi="Arial"/>
                <w:sz w:val="18"/>
                <w:szCs w:val="18"/>
                <w:rtl w:val="0"/>
              </w:rPr>
              <w:t xml:space="preserve">GET /identity/sellers/status?ids=</w:t>
            </w:r>
            <w:r w:rsidDel="00000000" w:rsidR="00000000" w:rsidRPr="00000000">
              <w:rPr>
                <w:rtl w:val="0"/>
              </w:rPr>
            </w:r>
          </w:p>
        </w:tc>
        <w:tc>
          <w:tcPr/>
          <w:p w:rsidR="00000000" w:rsidDel="00000000" w:rsidP="00000000" w:rsidRDefault="00000000" w:rsidRPr="00000000" w14:paraId="00000E84">
            <w:pPr>
              <w:rPr/>
            </w:pPr>
            <w:r w:rsidDel="00000000" w:rsidR="00000000" w:rsidRPr="00000000">
              <w:rPr>
                <w:rFonts w:ascii="Arial" w:cs="Arial" w:eastAsia="Arial" w:hAnsi="Arial"/>
                <w:sz w:val="18"/>
                <w:szCs w:val="18"/>
                <w:rtl w:val="0"/>
              </w:rPr>
              <w:t xml:space="preserve">Catalog, Cart, Order, Finance</w:t>
            </w:r>
            <w:r w:rsidDel="00000000" w:rsidR="00000000" w:rsidRPr="00000000">
              <w:rPr>
                <w:rtl w:val="0"/>
              </w:rPr>
            </w:r>
          </w:p>
        </w:tc>
        <w:tc>
          <w:tcPr/>
          <w:p w:rsidR="00000000" w:rsidDel="00000000" w:rsidP="00000000" w:rsidRDefault="00000000" w:rsidRPr="00000000" w14:paraId="00000E85">
            <w:pPr>
              <w:rPr/>
            </w:pPr>
            <w:r w:rsidDel="00000000" w:rsidR="00000000" w:rsidRPr="00000000">
              <w:rPr>
                <w:rFonts w:ascii="Arial" w:cs="Arial" w:eastAsia="Arial" w:hAnsi="Arial"/>
                <w:sz w:val="18"/>
                <w:szCs w:val="18"/>
                <w:rtl w:val="0"/>
              </w:rPr>
              <w:t xml:space="preserve">[{ sellerId, userId, userStatus, approvalStatus, status, sellerRoleActive, sellable }]; no credential/PII; quyết định hiện hành không cache quyền.</w:t>
            </w:r>
            <w:r w:rsidDel="00000000" w:rsidR="00000000" w:rsidRPr="00000000">
              <w:rPr>
                <w:rtl w:val="0"/>
              </w:rPr>
            </w:r>
          </w:p>
        </w:tc>
      </w:tr>
      <w:tr>
        <w:trPr>
          <w:cantSplit w:val="1"/>
          <w:tblHeader w:val="0"/>
        </w:trPr>
        <w:tc>
          <w:tcPr/>
          <w:p w:rsidR="00000000" w:rsidDel="00000000" w:rsidP="00000000" w:rsidRDefault="00000000" w:rsidRPr="00000000" w14:paraId="00000E86">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87">
            <w:pPr>
              <w:rPr/>
            </w:pPr>
            <w:r w:rsidDel="00000000" w:rsidR="00000000" w:rsidRPr="00000000">
              <w:rPr>
                <w:rFonts w:ascii="Arial" w:cs="Arial" w:eastAsia="Arial" w:hAnsi="Arial"/>
                <w:sz w:val="18"/>
                <w:szCs w:val="18"/>
                <w:rtl w:val="0"/>
              </w:rPr>
              <w:t xml:space="preserve">GET /identity/customers/{id}/checkout-eligibility</w:t>
            </w:r>
            <w:r w:rsidDel="00000000" w:rsidR="00000000" w:rsidRPr="00000000">
              <w:rPr>
                <w:rtl w:val="0"/>
              </w:rPr>
            </w:r>
          </w:p>
        </w:tc>
        <w:tc>
          <w:tcPr/>
          <w:p w:rsidR="00000000" w:rsidDel="00000000" w:rsidP="00000000" w:rsidRDefault="00000000" w:rsidRPr="00000000" w14:paraId="00000E88">
            <w:pPr>
              <w:rPr/>
            </w:pPr>
            <w:r w:rsidDel="00000000" w:rsidR="00000000" w:rsidRPr="00000000">
              <w:rPr>
                <w:rFonts w:ascii="Arial" w:cs="Arial" w:eastAsia="Arial" w:hAnsi="Arial"/>
                <w:sz w:val="18"/>
                <w:szCs w:val="18"/>
                <w:rtl w:val="0"/>
              </w:rPr>
              <w:t xml:space="preserve">Order, Payment</w:t>
            </w:r>
            <w:r w:rsidDel="00000000" w:rsidR="00000000" w:rsidRPr="00000000">
              <w:rPr>
                <w:rtl w:val="0"/>
              </w:rPr>
            </w:r>
          </w:p>
        </w:tc>
        <w:tc>
          <w:tcPr/>
          <w:p w:rsidR="00000000" w:rsidDel="00000000" w:rsidP="00000000" w:rsidRDefault="00000000" w:rsidRPr="00000000" w14:paraId="00000E89">
            <w:pPr>
              <w:rPr/>
            </w:pPr>
            <w:r w:rsidDel="00000000" w:rsidR="00000000" w:rsidRPr="00000000">
              <w:rPr>
                <w:rFonts w:ascii="Arial" w:cs="Arial" w:eastAsia="Arial" w:hAnsi="Arial"/>
                <w:sz w:val="18"/>
                <w:szCs w:val="18"/>
                <w:rtl w:val="0"/>
              </w:rPr>
              <w:t xml:space="preserve">{ userId, userStatus, customerStatus, paymentBlocked, hasPhone, addressCount, canCheckout, authzVersion }; xác minh quyền và Customer.</w:t>
            </w:r>
            <w:r w:rsidDel="00000000" w:rsidR="00000000" w:rsidRPr="00000000">
              <w:rPr>
                <w:rtl w:val="0"/>
              </w:rPr>
            </w:r>
          </w:p>
        </w:tc>
      </w:tr>
      <w:tr>
        <w:trPr>
          <w:cantSplit w:val="1"/>
          <w:tblHeader w:val="0"/>
        </w:trPr>
        <w:tc>
          <w:tcPr/>
          <w:p w:rsidR="00000000" w:rsidDel="00000000" w:rsidP="00000000" w:rsidRDefault="00000000" w:rsidRPr="00000000" w14:paraId="00000E8A">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8B">
            <w:pPr>
              <w:rPr/>
            </w:pPr>
            <w:r w:rsidDel="00000000" w:rsidR="00000000" w:rsidRPr="00000000">
              <w:rPr>
                <w:rFonts w:ascii="Arial" w:cs="Arial" w:eastAsia="Arial" w:hAnsi="Arial"/>
                <w:sz w:val="18"/>
                <w:szCs w:val="18"/>
                <w:rtl w:val="0"/>
              </w:rPr>
              <w:t xml:space="preserve">GET /identity/customers/{id}/addresses/{addressId}</w:t>
            </w:r>
            <w:r w:rsidDel="00000000" w:rsidR="00000000" w:rsidRPr="00000000">
              <w:rPr>
                <w:rtl w:val="0"/>
              </w:rPr>
            </w:r>
          </w:p>
        </w:tc>
        <w:tc>
          <w:tcPr/>
          <w:p w:rsidR="00000000" w:rsidDel="00000000" w:rsidP="00000000" w:rsidRDefault="00000000" w:rsidRPr="00000000" w14:paraId="00000E8C">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8D">
            <w:pPr>
              <w:rPr/>
            </w:pPr>
            <w:r w:rsidDel="00000000" w:rsidR="00000000" w:rsidRPr="00000000">
              <w:rPr>
                <w:rFonts w:ascii="Arial" w:cs="Arial" w:eastAsia="Arial" w:hAnsi="Arial"/>
                <w:sz w:val="18"/>
                <w:szCs w:val="18"/>
                <w:rtl w:val="0"/>
              </w:rPr>
              <w:t xml:space="preserve">Snapshot địa chỉ; 404 nếu không thuộc Customer.</w:t>
            </w:r>
            <w:r w:rsidDel="00000000" w:rsidR="00000000" w:rsidRPr="00000000">
              <w:rPr>
                <w:rtl w:val="0"/>
              </w:rPr>
            </w:r>
          </w:p>
        </w:tc>
      </w:tr>
      <w:tr>
        <w:trPr>
          <w:cantSplit w:val="1"/>
          <w:tblHeader w:val="0"/>
        </w:trPr>
        <w:tc>
          <w:tcPr/>
          <w:p w:rsidR="00000000" w:rsidDel="00000000" w:rsidP="00000000" w:rsidRDefault="00000000" w:rsidRPr="00000000" w14:paraId="00000E8E">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8F">
            <w:pPr>
              <w:rPr/>
            </w:pPr>
            <w:r w:rsidDel="00000000" w:rsidR="00000000" w:rsidRPr="00000000">
              <w:rPr>
                <w:rFonts w:ascii="Arial" w:cs="Arial" w:eastAsia="Arial" w:hAnsi="Arial"/>
                <w:sz w:val="18"/>
                <w:szCs w:val="18"/>
                <w:rtl w:val="0"/>
              </w:rPr>
              <w:t xml:space="preserve">POST /identity/customers/{id}/addresses/{addressId}/touch</w:t>
            </w:r>
            <w:r w:rsidDel="00000000" w:rsidR="00000000" w:rsidRPr="00000000">
              <w:rPr>
                <w:rtl w:val="0"/>
              </w:rPr>
            </w:r>
          </w:p>
        </w:tc>
        <w:tc>
          <w:tcPr/>
          <w:p w:rsidR="00000000" w:rsidDel="00000000" w:rsidP="00000000" w:rsidRDefault="00000000" w:rsidRPr="00000000" w14:paraId="00000E90">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91">
            <w:pPr>
              <w:rPr/>
            </w:pPr>
            <w:r w:rsidDel="00000000" w:rsidR="00000000" w:rsidRPr="00000000">
              <w:rPr>
                <w:rFonts w:ascii="Arial" w:cs="Arial" w:eastAsia="Arial" w:hAnsi="Arial"/>
                <w:sz w:val="18"/>
                <w:szCs w:val="18"/>
                <w:rtl w:val="0"/>
              </w:rPr>
              <w:t xml:space="preserve">{ checkoutSessionId }; idempotent theo checkoutSessionId, cập nhật lastUsedAt sau checkout commit.</w:t>
            </w:r>
            <w:r w:rsidDel="00000000" w:rsidR="00000000" w:rsidRPr="00000000">
              <w:rPr>
                <w:rtl w:val="0"/>
              </w:rPr>
            </w:r>
          </w:p>
        </w:tc>
      </w:tr>
      <w:tr>
        <w:trPr>
          <w:cantSplit w:val="1"/>
          <w:tblHeader w:val="0"/>
        </w:trPr>
        <w:tc>
          <w:tcPr/>
          <w:p w:rsidR="00000000" w:rsidDel="00000000" w:rsidP="00000000" w:rsidRDefault="00000000" w:rsidRPr="00000000" w14:paraId="00000E92">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93">
            <w:pPr>
              <w:rPr/>
            </w:pPr>
            <w:r w:rsidDel="00000000" w:rsidR="00000000" w:rsidRPr="00000000">
              <w:rPr>
                <w:rFonts w:ascii="Arial" w:cs="Arial" w:eastAsia="Arial" w:hAnsi="Arial"/>
                <w:sz w:val="18"/>
                <w:szCs w:val="18"/>
                <w:rtl w:val="0"/>
              </w:rPr>
              <w:t xml:space="preserve">GET /identity/users/{userId}/contact</w:t>
            </w:r>
            <w:r w:rsidDel="00000000" w:rsidR="00000000" w:rsidRPr="00000000">
              <w:rPr>
                <w:rtl w:val="0"/>
              </w:rPr>
            </w:r>
          </w:p>
        </w:tc>
        <w:tc>
          <w:tcPr/>
          <w:p w:rsidR="00000000" w:rsidDel="00000000" w:rsidP="00000000" w:rsidRDefault="00000000" w:rsidRPr="00000000" w14:paraId="00000E94">
            <w:pPr>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p w:rsidR="00000000" w:rsidDel="00000000" w:rsidP="00000000" w:rsidRDefault="00000000" w:rsidRPr="00000000" w14:paraId="00000E95">
            <w:pPr>
              <w:rPr/>
            </w:pPr>
            <w:r w:rsidDel="00000000" w:rsidR="00000000" w:rsidRPr="00000000">
              <w:rPr>
                <w:rFonts w:ascii="Arial" w:cs="Arial" w:eastAsia="Arial" w:hAnsi="Arial"/>
                <w:sz w:val="18"/>
                <w:szCs w:val="18"/>
                <w:rtl w:val="0"/>
              </w:rPr>
              <w:t xml:space="preserve">{ userId, email, fullName }; service credential allowlist, bỏ contact theo actorType.</w:t>
            </w:r>
            <w:r w:rsidDel="00000000" w:rsidR="00000000" w:rsidRPr="00000000">
              <w:rPr>
                <w:rtl w:val="0"/>
              </w:rPr>
            </w:r>
          </w:p>
        </w:tc>
      </w:tr>
      <w:tr>
        <w:trPr>
          <w:cantSplit w:val="1"/>
          <w:tblHeader w:val="0"/>
        </w:trPr>
        <w:tc>
          <w:tcPr/>
          <w:p w:rsidR="00000000" w:rsidDel="00000000" w:rsidP="00000000" w:rsidRDefault="00000000" w:rsidRPr="00000000" w14:paraId="00000E96">
            <w:pPr>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p w:rsidR="00000000" w:rsidDel="00000000" w:rsidP="00000000" w:rsidRDefault="00000000" w:rsidRPr="00000000" w14:paraId="00000E97">
            <w:pPr>
              <w:rPr/>
            </w:pPr>
            <w:r w:rsidDel="00000000" w:rsidR="00000000" w:rsidRPr="00000000">
              <w:rPr>
                <w:rFonts w:ascii="Arial" w:cs="Arial" w:eastAsia="Arial" w:hAnsi="Arial"/>
                <w:sz w:val="18"/>
                <w:szCs w:val="18"/>
                <w:rtl w:val="0"/>
              </w:rPr>
              <w:t xml:space="preserve">POST /catalog/products/batch</w:t>
            </w:r>
            <w:r w:rsidDel="00000000" w:rsidR="00000000" w:rsidRPr="00000000">
              <w:rPr>
                <w:rtl w:val="0"/>
              </w:rPr>
            </w:r>
          </w:p>
        </w:tc>
        <w:tc>
          <w:tcPr/>
          <w:p w:rsidR="00000000" w:rsidDel="00000000" w:rsidP="00000000" w:rsidRDefault="00000000" w:rsidRPr="00000000" w14:paraId="00000E98">
            <w:pPr>
              <w:rPr/>
            </w:pPr>
            <w:r w:rsidDel="00000000" w:rsidR="00000000" w:rsidRPr="00000000">
              <w:rPr>
                <w:rFonts w:ascii="Arial" w:cs="Arial" w:eastAsia="Arial" w:hAnsi="Arial"/>
                <w:sz w:val="18"/>
                <w:szCs w:val="18"/>
                <w:rtl w:val="0"/>
              </w:rPr>
              <w:t xml:space="preserve">Cart, Order</w:t>
            </w:r>
            <w:r w:rsidDel="00000000" w:rsidR="00000000" w:rsidRPr="00000000">
              <w:rPr>
                <w:rtl w:val="0"/>
              </w:rPr>
            </w:r>
          </w:p>
        </w:tc>
        <w:tc>
          <w:tcPr/>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sz w:val="18"/>
                <w:szCs w:val="18"/>
                <w:rtl w:val="0"/>
              </w:rPr>
              <w:t xml:space="preserve">{ productIds } → productId, sellerId, giá, tên, media, sellable; không join DB.</w:t>
            </w:r>
            <w:r w:rsidDel="00000000" w:rsidR="00000000" w:rsidRPr="00000000">
              <w:rPr>
                <w:rtl w:val="0"/>
              </w:rPr>
            </w:r>
          </w:p>
        </w:tc>
      </w:tr>
      <w:tr>
        <w:trPr>
          <w:cantSplit w:val="1"/>
          <w:tblHeader w:val="0"/>
        </w:trPr>
        <w:tc>
          <w:tcPr/>
          <w:p w:rsidR="00000000" w:rsidDel="00000000" w:rsidP="00000000" w:rsidRDefault="00000000" w:rsidRPr="00000000" w14:paraId="00000E9A">
            <w:pPr>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p w:rsidR="00000000" w:rsidDel="00000000" w:rsidP="00000000" w:rsidRDefault="00000000" w:rsidRPr="00000000" w14:paraId="00000E9B">
            <w:pPr>
              <w:rPr/>
            </w:pPr>
            <w:r w:rsidDel="00000000" w:rsidR="00000000" w:rsidRPr="00000000">
              <w:rPr>
                <w:rFonts w:ascii="Arial" w:cs="Arial" w:eastAsia="Arial" w:hAnsi="Arial"/>
                <w:sz w:val="18"/>
                <w:szCs w:val="18"/>
                <w:rtl w:val="0"/>
              </w:rPr>
              <w:t xml:space="preserve">POST /catalog/reviews/summary</w:t>
            </w:r>
            <w:r w:rsidDel="00000000" w:rsidR="00000000" w:rsidRPr="00000000">
              <w:rPr>
                <w:rtl w:val="0"/>
              </w:rPr>
            </w:r>
          </w:p>
        </w:tc>
        <w:tc>
          <w:tcPr/>
          <w:p w:rsidR="00000000" w:rsidDel="00000000" w:rsidP="00000000" w:rsidRDefault="00000000" w:rsidRPr="00000000" w14:paraId="00000E9C">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9D">
            <w:pPr>
              <w:rPr/>
            </w:pPr>
            <w:r w:rsidDel="00000000" w:rsidR="00000000" w:rsidRPr="00000000">
              <w:rPr>
                <w:rFonts w:ascii="Arial" w:cs="Arial" w:eastAsia="Arial" w:hAnsi="Arial"/>
                <w:sz w:val="18"/>
                <w:szCs w:val="18"/>
                <w:rtl w:val="0"/>
              </w:rPr>
              <w:t xml:space="preserve">{ customerId, productIds[] } ≤100 → [{ productId, reviewId|null, hasReviewed }]; từ customerId của đơn đã xác minh, chỉ allow Order; không API public my-reviews.</w:t>
            </w:r>
            <w:r w:rsidDel="00000000" w:rsidR="00000000" w:rsidRPr="00000000">
              <w:rPr>
                <w:rtl w:val="0"/>
              </w:rPr>
            </w:r>
          </w:p>
        </w:tc>
      </w:tr>
      <w:tr>
        <w:trPr>
          <w:cantSplit w:val="1"/>
          <w:tblHeader w:val="0"/>
        </w:trPr>
        <w:tc>
          <w:tcPr/>
          <w:p w:rsidR="00000000" w:rsidDel="00000000" w:rsidP="00000000" w:rsidRDefault="00000000" w:rsidRPr="00000000" w14:paraId="00000E9E">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9F">
            <w:pPr>
              <w:rPr/>
            </w:pPr>
            <w:r w:rsidDel="00000000" w:rsidR="00000000" w:rsidRPr="00000000">
              <w:rPr>
                <w:rFonts w:ascii="Arial" w:cs="Arial" w:eastAsia="Arial" w:hAnsi="Arial"/>
                <w:sz w:val="18"/>
                <w:szCs w:val="18"/>
                <w:rtl w:val="0"/>
              </w:rPr>
              <w:t xml:space="preserve">GET /inventory/availability?productIds=</w:t>
            </w:r>
            <w:r w:rsidDel="00000000" w:rsidR="00000000" w:rsidRPr="00000000">
              <w:rPr>
                <w:rtl w:val="0"/>
              </w:rPr>
            </w:r>
          </w:p>
        </w:tc>
        <w:tc>
          <w:tcPr/>
          <w:p w:rsidR="00000000" w:rsidDel="00000000" w:rsidP="00000000" w:rsidRDefault="00000000" w:rsidRPr="00000000" w14:paraId="00000EA0">
            <w:pPr>
              <w:rPr/>
            </w:pPr>
            <w:r w:rsidDel="00000000" w:rsidR="00000000" w:rsidRPr="00000000">
              <w:rPr>
                <w:rFonts w:ascii="Arial" w:cs="Arial" w:eastAsia="Arial" w:hAnsi="Arial"/>
                <w:sz w:val="18"/>
                <w:szCs w:val="18"/>
                <w:rtl w:val="0"/>
              </w:rPr>
              <w:t xml:space="preserve">Catalog, Cart</w:t>
            </w:r>
            <w:r w:rsidDel="00000000" w:rsidR="00000000" w:rsidRPr="00000000">
              <w:rPr>
                <w:rtl w:val="0"/>
              </w:rPr>
            </w:r>
          </w:p>
        </w:tc>
        <w:tc>
          <w:tcPr/>
          <w:p w:rsidR="00000000" w:rsidDel="00000000" w:rsidP="00000000" w:rsidRDefault="00000000" w:rsidRPr="00000000" w14:paraId="00000EA1">
            <w:pPr>
              <w:rPr/>
            </w:pPr>
            <w:r w:rsidDel="00000000" w:rsidR="00000000" w:rsidRPr="00000000">
              <w:rPr>
                <w:rFonts w:ascii="Arial" w:cs="Arial" w:eastAsia="Arial" w:hAnsi="Arial"/>
                <w:sz w:val="18"/>
                <w:szCs w:val="18"/>
                <w:rtl w:val="0"/>
              </w:rPr>
              <w:t xml:space="preserve">[{ productId, availableQuantity }].</w:t>
            </w:r>
            <w:r w:rsidDel="00000000" w:rsidR="00000000" w:rsidRPr="00000000">
              <w:rPr>
                <w:rtl w:val="0"/>
              </w:rPr>
            </w:r>
          </w:p>
        </w:tc>
      </w:tr>
      <w:tr>
        <w:trPr>
          <w:cantSplit w:val="1"/>
          <w:tblHeader w:val="0"/>
        </w:trPr>
        <w:tc>
          <w:tcPr/>
          <w:p w:rsidR="00000000" w:rsidDel="00000000" w:rsidP="00000000" w:rsidRDefault="00000000" w:rsidRPr="00000000" w14:paraId="00000EA2">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A3">
            <w:pPr>
              <w:rPr/>
            </w:pPr>
            <w:r w:rsidDel="00000000" w:rsidR="00000000" w:rsidRPr="00000000">
              <w:rPr>
                <w:rFonts w:ascii="Arial" w:cs="Arial" w:eastAsia="Arial" w:hAnsi="Arial"/>
                <w:sz w:val="18"/>
                <w:szCs w:val="18"/>
                <w:rtl w:val="0"/>
              </w:rPr>
              <w:t xml:space="preserve">POST /inventory</w:t>
            </w:r>
            <w:r w:rsidDel="00000000" w:rsidR="00000000" w:rsidRPr="00000000">
              <w:rPr>
                <w:rtl w:val="0"/>
              </w:rPr>
            </w:r>
          </w:p>
        </w:tc>
        <w:tc>
          <w:tcPr/>
          <w:p w:rsidR="00000000" w:rsidDel="00000000" w:rsidP="00000000" w:rsidRDefault="00000000" w:rsidRPr="00000000" w14:paraId="00000EA4">
            <w:pPr>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p w:rsidR="00000000" w:rsidDel="00000000" w:rsidP="00000000" w:rsidRDefault="00000000" w:rsidRPr="00000000" w14:paraId="00000EA5">
            <w:pPr>
              <w:rPr/>
            </w:pPr>
            <w:r w:rsidDel="00000000" w:rsidR="00000000" w:rsidRPr="00000000">
              <w:rPr>
                <w:rFonts w:ascii="Arial" w:cs="Arial" w:eastAsia="Arial" w:hAnsi="Arial"/>
                <w:sz w:val="18"/>
                <w:szCs w:val="18"/>
                <w:rtl w:val="0"/>
              </w:rPr>
              <w:t xml:space="preserve">{ productId, sellerId, onHandQuantity }; UQ productId và request hash; lặp cùng payload trả kết quả cũ, khác payload 409.</w:t>
            </w:r>
            <w:r w:rsidDel="00000000" w:rsidR="00000000" w:rsidRPr="00000000">
              <w:rPr>
                <w:rtl w:val="0"/>
              </w:rPr>
            </w:r>
          </w:p>
        </w:tc>
      </w:tr>
      <w:tr>
        <w:trPr>
          <w:cantSplit w:val="1"/>
          <w:tblHeader w:val="0"/>
        </w:trPr>
        <w:tc>
          <w:tcPr/>
          <w:p w:rsidR="00000000" w:rsidDel="00000000" w:rsidP="00000000" w:rsidRDefault="00000000" w:rsidRPr="00000000" w14:paraId="00000EA6">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A7">
            <w:pPr>
              <w:rPr/>
            </w:pPr>
            <w:r w:rsidDel="00000000" w:rsidR="00000000" w:rsidRPr="00000000">
              <w:rPr>
                <w:rFonts w:ascii="Arial" w:cs="Arial" w:eastAsia="Arial" w:hAnsi="Arial"/>
                <w:sz w:val="18"/>
                <w:szCs w:val="18"/>
                <w:rtl w:val="0"/>
              </w:rPr>
              <w:t xml:space="preserve">GET /inventory/details?productIds=</w:t>
            </w:r>
            <w:r w:rsidDel="00000000" w:rsidR="00000000" w:rsidRPr="00000000">
              <w:rPr>
                <w:rtl w:val="0"/>
              </w:rPr>
            </w:r>
          </w:p>
        </w:tc>
        <w:tc>
          <w:tcPr/>
          <w:p w:rsidR="00000000" w:rsidDel="00000000" w:rsidP="00000000" w:rsidRDefault="00000000" w:rsidRPr="00000000" w14:paraId="00000EA8">
            <w:pPr>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p w:rsidR="00000000" w:rsidDel="00000000" w:rsidP="00000000" w:rsidRDefault="00000000" w:rsidRPr="00000000" w14:paraId="00000EA9">
            <w:pPr>
              <w:rPr/>
            </w:pPr>
            <w:r w:rsidDel="00000000" w:rsidR="00000000" w:rsidRPr="00000000">
              <w:rPr>
                <w:rFonts w:ascii="Arial" w:cs="Arial" w:eastAsia="Arial" w:hAnsi="Arial"/>
                <w:sz w:val="18"/>
                <w:szCs w:val="18"/>
                <w:rtl w:val="0"/>
              </w:rPr>
              <w:t xml:space="preserve">Tồn thực/giữ/khả dụng/version; Catalog chỉ chuyển tiếp dữ liệu đúng quyền Seller/Admin.</w:t>
            </w:r>
            <w:r w:rsidDel="00000000" w:rsidR="00000000" w:rsidRPr="00000000">
              <w:rPr>
                <w:rtl w:val="0"/>
              </w:rPr>
            </w:r>
          </w:p>
        </w:tc>
      </w:tr>
      <w:tr>
        <w:trPr>
          <w:cantSplit w:val="1"/>
          <w:tblHeader w:val="0"/>
        </w:trPr>
        <w:tc>
          <w:tcPr/>
          <w:p w:rsidR="00000000" w:rsidDel="00000000" w:rsidP="00000000" w:rsidRDefault="00000000" w:rsidRPr="00000000" w14:paraId="00000EAA">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AB">
            <w:pPr>
              <w:rPr/>
            </w:pPr>
            <w:r w:rsidDel="00000000" w:rsidR="00000000" w:rsidRPr="00000000">
              <w:rPr>
                <w:rFonts w:ascii="Arial" w:cs="Arial" w:eastAsia="Arial" w:hAnsi="Arial"/>
                <w:sz w:val="18"/>
                <w:szCs w:val="18"/>
                <w:rtl w:val="0"/>
              </w:rPr>
              <w:t xml:space="preserve">GET /orders/checkout-sessions/{id}/payable</w:t>
            </w:r>
            <w:r w:rsidDel="00000000" w:rsidR="00000000" w:rsidRPr="00000000">
              <w:rPr>
                <w:rtl w:val="0"/>
              </w:rPr>
            </w:r>
          </w:p>
        </w:tc>
        <w:tc>
          <w:tcPr/>
          <w:p w:rsidR="00000000" w:rsidDel="00000000" w:rsidP="00000000" w:rsidRDefault="00000000" w:rsidRPr="00000000" w14:paraId="00000EAC">
            <w:pPr>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p w:rsidR="00000000" w:rsidDel="00000000" w:rsidP="00000000" w:rsidRDefault="00000000" w:rsidRPr="00000000" w14:paraId="00000EAD">
            <w:pPr>
              <w:rPr/>
            </w:pPr>
            <w:r w:rsidDel="00000000" w:rsidR="00000000" w:rsidRPr="00000000">
              <w:rPr>
                <w:rFonts w:ascii="Arial" w:cs="Arial" w:eastAsia="Arial" w:hAnsi="Arial"/>
                <w:sz w:val="18"/>
                <w:szCs w:val="18"/>
                <w:rtl w:val="0"/>
              </w:rPr>
              <w:t xml:space="preserve">{ customerId, status, expiresAt, totalAmountVnd, orders[] }; Payment đối chiếu customerId với sub.</w:t>
            </w:r>
            <w:r w:rsidDel="00000000" w:rsidR="00000000" w:rsidRPr="00000000">
              <w:rPr>
                <w:rtl w:val="0"/>
              </w:rPr>
            </w:r>
          </w:p>
        </w:tc>
      </w:tr>
      <w:tr>
        <w:trPr>
          <w:cantSplit w:val="1"/>
          <w:tblHeader w:val="0"/>
        </w:trPr>
        <w:tc>
          <w:tcPr/>
          <w:p w:rsidR="00000000" w:rsidDel="00000000" w:rsidP="00000000" w:rsidRDefault="00000000" w:rsidRPr="00000000" w14:paraId="00000EAE">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AF">
            <w:pPr>
              <w:rPr/>
            </w:pPr>
            <w:r w:rsidDel="00000000" w:rsidR="00000000" w:rsidRPr="00000000">
              <w:rPr>
                <w:rFonts w:ascii="Arial" w:cs="Arial" w:eastAsia="Arial" w:hAnsi="Arial"/>
                <w:sz w:val="18"/>
                <w:szCs w:val="18"/>
                <w:rtl w:val="0"/>
              </w:rPr>
              <w:t xml:space="preserve">GET /orders/customers/{id}/has-paid-order</w:t>
            </w:r>
            <w:r w:rsidDel="00000000" w:rsidR="00000000" w:rsidRPr="00000000">
              <w:rPr>
                <w:rtl w:val="0"/>
              </w:rPr>
            </w:r>
          </w:p>
        </w:tc>
        <w:tc>
          <w:tcPr/>
          <w:p w:rsidR="00000000" w:rsidDel="00000000" w:rsidP="00000000" w:rsidRDefault="00000000" w:rsidRPr="00000000" w14:paraId="00000EB0">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EB1">
            <w:pPr>
              <w:rPr/>
            </w:pPr>
            <w:r w:rsidDel="00000000" w:rsidR="00000000" w:rsidRPr="00000000">
              <w:rPr>
                <w:rFonts w:ascii="Arial" w:cs="Arial" w:eastAsia="Arial" w:hAnsi="Arial"/>
                <w:sz w:val="18"/>
                <w:szCs w:val="18"/>
                <w:rtl w:val="0"/>
              </w:rPr>
              <w:t xml:space="preserve">{ hasPaidOrder, evaluatedAt }; quyết định G-14 lúc ban. Identity không truy vấn DB Order.</w:t>
            </w:r>
            <w:r w:rsidDel="00000000" w:rsidR="00000000" w:rsidRPr="00000000">
              <w:rPr>
                <w:rtl w:val="0"/>
              </w:rPr>
            </w:r>
          </w:p>
        </w:tc>
      </w:tr>
      <w:tr>
        <w:trPr>
          <w:cantSplit w:val="1"/>
          <w:tblHeader w:val="0"/>
        </w:trPr>
        <w:tc>
          <w:tcPr/>
          <w:p w:rsidR="00000000" w:rsidDel="00000000" w:rsidP="00000000" w:rsidRDefault="00000000" w:rsidRPr="00000000" w14:paraId="00000EB2">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B3">
            <w:pPr>
              <w:rPr/>
            </w:pPr>
            <w:r w:rsidDel="00000000" w:rsidR="00000000" w:rsidRPr="00000000">
              <w:rPr>
                <w:rFonts w:ascii="Arial" w:cs="Arial" w:eastAsia="Arial" w:hAnsi="Arial"/>
                <w:sz w:val="18"/>
                <w:szCs w:val="18"/>
                <w:rtl w:val="0"/>
              </w:rPr>
              <w:t xml:space="preserve">GET /orders/order-items/{id}/review-eligibility?customerId=</w:t>
            </w:r>
            <w:r w:rsidDel="00000000" w:rsidR="00000000" w:rsidRPr="00000000">
              <w:rPr>
                <w:rtl w:val="0"/>
              </w:rPr>
            </w:r>
          </w:p>
        </w:tc>
        <w:tc>
          <w:tcPr/>
          <w:p w:rsidR="00000000" w:rsidDel="00000000" w:rsidP="00000000" w:rsidRDefault="00000000" w:rsidRPr="00000000" w14:paraId="00000EB4">
            <w:pPr>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p w:rsidR="00000000" w:rsidDel="00000000" w:rsidP="00000000" w:rsidRDefault="00000000" w:rsidRPr="00000000" w14:paraId="00000EB5">
            <w:pPr>
              <w:rPr/>
            </w:pPr>
            <w:r w:rsidDel="00000000" w:rsidR="00000000" w:rsidRPr="00000000">
              <w:rPr>
                <w:rFonts w:ascii="Arial" w:cs="Arial" w:eastAsia="Arial" w:hAnsi="Arial"/>
                <w:sz w:val="18"/>
                <w:szCs w:val="18"/>
                <w:rtl w:val="0"/>
              </w:rPr>
              <w:t xml:space="preserve">{ eligible, productId, orderStatus }; xác minh chủ Order và CONFIRMED.</w:t>
            </w:r>
            <w:r w:rsidDel="00000000" w:rsidR="00000000" w:rsidRPr="00000000">
              <w:rPr>
                <w:rtl w:val="0"/>
              </w:rPr>
            </w:r>
          </w:p>
        </w:tc>
      </w:tr>
      <w:tr>
        <w:trPr>
          <w:cantSplit w:val="1"/>
          <w:tblHeader w:val="0"/>
        </w:trPr>
        <w:tc>
          <w:tcPr/>
          <w:p w:rsidR="00000000" w:rsidDel="00000000" w:rsidP="00000000" w:rsidRDefault="00000000" w:rsidRPr="00000000" w14:paraId="00000EB6">
            <w:pPr>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p w:rsidR="00000000" w:rsidDel="00000000" w:rsidP="00000000" w:rsidRDefault="00000000" w:rsidRPr="00000000" w14:paraId="00000EB7">
            <w:pPr>
              <w:rPr/>
            </w:pPr>
            <w:r w:rsidDel="00000000" w:rsidR="00000000" w:rsidRPr="00000000">
              <w:rPr>
                <w:rFonts w:ascii="Arial" w:cs="Arial" w:eastAsia="Arial" w:hAnsi="Arial"/>
                <w:sz w:val="18"/>
                <w:szCs w:val="18"/>
                <w:rtl w:val="0"/>
              </w:rPr>
              <w:t xml:space="preserve">GET /payments/by-checkout/{checkoutSessionId}</w:t>
            </w:r>
            <w:r w:rsidDel="00000000" w:rsidR="00000000" w:rsidRPr="00000000">
              <w:rPr>
                <w:rtl w:val="0"/>
              </w:rPr>
            </w:r>
          </w:p>
        </w:tc>
        <w:tc>
          <w:tcPr/>
          <w:p w:rsidR="00000000" w:rsidDel="00000000" w:rsidP="00000000" w:rsidRDefault="00000000" w:rsidRPr="00000000" w14:paraId="00000EB8">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B9">
            <w:pPr>
              <w:rPr/>
            </w:pPr>
            <w:r w:rsidDel="00000000" w:rsidR="00000000" w:rsidRPr="00000000">
              <w:rPr>
                <w:rFonts w:ascii="Arial" w:cs="Arial" w:eastAsia="Arial" w:hAnsi="Arial"/>
                <w:sz w:val="18"/>
                <w:szCs w:val="18"/>
                <w:rtl w:val="0"/>
              </w:rPr>
              <w:t xml:space="preserve">Trạng thái Payment; Order đã kiểm tra chủ phiên.</w:t>
            </w:r>
            <w:r w:rsidDel="00000000" w:rsidR="00000000" w:rsidRPr="00000000">
              <w:rPr>
                <w:rtl w:val="0"/>
              </w:rPr>
            </w:r>
          </w:p>
        </w:tc>
      </w:tr>
      <w:tr>
        <w:trPr>
          <w:cantSplit w:val="1"/>
          <w:tblHeader w:val="0"/>
        </w:trPr>
        <w:tc>
          <w:tcPr/>
          <w:p w:rsidR="00000000" w:rsidDel="00000000" w:rsidP="00000000" w:rsidRDefault="00000000" w:rsidRPr="00000000" w14:paraId="00000EBA">
            <w:pPr>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p w:rsidR="00000000" w:rsidDel="00000000" w:rsidP="00000000" w:rsidRDefault="00000000" w:rsidRPr="00000000" w14:paraId="00000EBB">
            <w:pPr>
              <w:rPr/>
            </w:pPr>
            <w:r w:rsidDel="00000000" w:rsidR="00000000" w:rsidRPr="00000000">
              <w:rPr>
                <w:rFonts w:ascii="Arial" w:cs="Arial" w:eastAsia="Arial" w:hAnsi="Arial"/>
                <w:sz w:val="18"/>
                <w:szCs w:val="18"/>
                <w:rtl w:val="0"/>
              </w:rPr>
              <w:t xml:space="preserve">GET /payments/refunds?orderIds=</w:t>
            </w:r>
            <w:r w:rsidDel="00000000" w:rsidR="00000000" w:rsidRPr="00000000">
              <w:rPr>
                <w:rtl w:val="0"/>
              </w:rPr>
            </w:r>
          </w:p>
        </w:tc>
        <w:tc>
          <w:tcPr/>
          <w:p w:rsidR="00000000" w:rsidDel="00000000" w:rsidP="00000000" w:rsidRDefault="00000000" w:rsidRPr="00000000" w14:paraId="00000EBC">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BD">
            <w:pPr>
              <w:rPr/>
            </w:pPr>
            <w:r w:rsidDel="00000000" w:rsidR="00000000" w:rsidRPr="00000000">
              <w:rPr>
                <w:rFonts w:ascii="Arial" w:cs="Arial" w:eastAsia="Arial" w:hAnsi="Arial"/>
                <w:sz w:val="18"/>
                <w:szCs w:val="18"/>
                <w:rtl w:val="0"/>
              </w:rPr>
              <w:t xml:space="preserve">Trạng thái hoàn của các Order.</w:t>
            </w:r>
            <w:r w:rsidDel="00000000" w:rsidR="00000000" w:rsidRPr="00000000">
              <w:rPr>
                <w:rtl w:val="0"/>
              </w:rPr>
            </w:r>
          </w:p>
        </w:tc>
      </w:tr>
      <w:tr>
        <w:trPr>
          <w:cantSplit w:val="1"/>
          <w:tblHeader w:val="0"/>
        </w:trPr>
        <w:tc>
          <w:tcPr/>
          <w:p w:rsidR="00000000" w:rsidDel="00000000" w:rsidP="00000000" w:rsidRDefault="00000000" w:rsidRPr="00000000" w14:paraId="00000EBE">
            <w:pPr>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p w:rsidR="00000000" w:rsidDel="00000000" w:rsidP="00000000" w:rsidRDefault="00000000" w:rsidRPr="00000000" w14:paraId="00000EBF">
            <w:pPr>
              <w:rPr/>
            </w:pPr>
            <w:r w:rsidDel="00000000" w:rsidR="00000000" w:rsidRPr="00000000">
              <w:rPr>
                <w:rFonts w:ascii="Arial" w:cs="Arial" w:eastAsia="Arial" w:hAnsi="Arial"/>
                <w:sz w:val="18"/>
                <w:szCs w:val="18"/>
                <w:rtl w:val="0"/>
              </w:rPr>
              <w:t xml:space="preserve">GET /payments/totals</w:t>
            </w:r>
            <w:r w:rsidDel="00000000" w:rsidR="00000000" w:rsidRPr="00000000">
              <w:rPr>
                <w:rtl w:val="0"/>
              </w:rPr>
            </w:r>
          </w:p>
        </w:tc>
        <w:tc>
          <w:tcPr/>
          <w:p w:rsidR="00000000" w:rsidDel="00000000" w:rsidP="00000000" w:rsidRDefault="00000000" w:rsidRPr="00000000" w14:paraId="00000EC0">
            <w:pPr>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p w:rsidR="00000000" w:rsidDel="00000000" w:rsidP="00000000" w:rsidRDefault="00000000" w:rsidRPr="00000000" w14:paraId="00000EC1">
            <w:pPr>
              <w:rPr/>
            </w:pPr>
            <w:r w:rsidDel="00000000" w:rsidR="00000000" w:rsidRPr="00000000">
              <w:rPr>
                <w:rFonts w:ascii="Arial" w:cs="Arial" w:eastAsia="Arial" w:hAnsi="Arial"/>
                <w:sz w:val="18"/>
                <w:szCs w:val="18"/>
                <w:rtl w:val="0"/>
              </w:rPr>
              <w:t xml:space="preserve">Tổng thu/hoàn/chờ hoàn để đối soát.</w:t>
            </w:r>
            <w:r w:rsidDel="00000000" w:rsidR="00000000" w:rsidRPr="00000000">
              <w:rPr>
                <w:rtl w:val="0"/>
              </w:rPr>
            </w:r>
          </w:p>
        </w:tc>
      </w:tr>
      <w:tr>
        <w:trPr>
          <w:cantSplit w:val="1"/>
          <w:tblHeader w:val="0"/>
        </w:trPr>
        <w:tc>
          <w:tcPr/>
          <w:p w:rsidR="00000000" w:rsidDel="00000000" w:rsidP="00000000" w:rsidRDefault="00000000" w:rsidRPr="00000000" w14:paraId="00000EC2">
            <w:pPr>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p w:rsidR="00000000" w:rsidDel="00000000" w:rsidP="00000000" w:rsidRDefault="00000000" w:rsidRPr="00000000" w14:paraId="00000EC3">
            <w:pPr>
              <w:rPr/>
            </w:pPr>
            <w:r w:rsidDel="00000000" w:rsidR="00000000" w:rsidRPr="00000000">
              <w:rPr>
                <w:rFonts w:ascii="Arial" w:cs="Arial" w:eastAsia="Arial" w:hAnsi="Arial"/>
                <w:sz w:val="18"/>
                <w:szCs w:val="18"/>
                <w:rtl w:val="0"/>
              </w:rPr>
              <w:t xml:space="preserve">GET /finance/commission-rate</w:t>
            </w:r>
            <w:r w:rsidDel="00000000" w:rsidR="00000000" w:rsidRPr="00000000">
              <w:rPr>
                <w:rtl w:val="0"/>
              </w:rPr>
            </w:r>
          </w:p>
        </w:tc>
        <w:tc>
          <w:tcPr/>
          <w:p w:rsidR="00000000" w:rsidDel="00000000" w:rsidP="00000000" w:rsidRDefault="00000000" w:rsidRPr="00000000" w14:paraId="00000EC4">
            <w:pPr>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p w:rsidR="00000000" w:rsidDel="00000000" w:rsidP="00000000" w:rsidRDefault="00000000" w:rsidRPr="00000000" w14:paraId="00000EC5">
            <w:pPr>
              <w:rPr/>
            </w:pPr>
            <w:r w:rsidDel="00000000" w:rsidR="00000000" w:rsidRPr="00000000">
              <w:rPr>
                <w:rFonts w:ascii="Arial" w:cs="Arial" w:eastAsia="Arial" w:hAnsi="Arial"/>
                <w:sz w:val="18"/>
                <w:szCs w:val="18"/>
                <w:rtl w:val="0"/>
              </w:rPr>
              <w:t xml:space="preserve">{ commissionBps } hiện hành để snapshot.</w:t>
            </w:r>
            <w:r w:rsidDel="00000000" w:rsidR="00000000" w:rsidRPr="00000000">
              <w:rPr>
                <w:rtl w:val="0"/>
              </w:rPr>
            </w:r>
          </w:p>
        </w:tc>
      </w:tr>
      <w:tr>
        <w:trPr>
          <w:cantSplit w:val="1"/>
          <w:tblHeader w:val="0"/>
        </w:trPr>
        <w:tc>
          <w:tcPr/>
          <w:p w:rsidR="00000000" w:rsidDel="00000000" w:rsidP="00000000" w:rsidRDefault="00000000" w:rsidRPr="00000000" w14:paraId="00000EC6">
            <w:pPr>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p w:rsidR="00000000" w:rsidDel="00000000" w:rsidP="00000000" w:rsidRDefault="00000000" w:rsidRPr="00000000" w14:paraId="00000EC7">
            <w:pPr>
              <w:rPr/>
            </w:pPr>
            <w:r w:rsidDel="00000000" w:rsidR="00000000" w:rsidRPr="00000000">
              <w:rPr>
                <w:rFonts w:ascii="Arial" w:cs="Arial" w:eastAsia="Arial" w:hAnsi="Arial"/>
                <w:sz w:val="18"/>
                <w:szCs w:val="18"/>
                <w:rtl w:val="0"/>
              </w:rPr>
              <w:t xml:space="preserve">POST /notifications</w:t>
            </w:r>
            <w:r w:rsidDel="00000000" w:rsidR="00000000" w:rsidRPr="00000000">
              <w:rPr>
                <w:rtl w:val="0"/>
              </w:rPr>
            </w:r>
          </w:p>
        </w:tc>
        <w:tc>
          <w:tcPr/>
          <w:p w:rsidR="00000000" w:rsidDel="00000000" w:rsidP="00000000" w:rsidRDefault="00000000" w:rsidRPr="00000000" w14:paraId="00000EC8">
            <w:pPr>
              <w:rPr/>
            </w:pPr>
            <w:r w:rsidDel="00000000" w:rsidR="00000000" w:rsidRPr="00000000">
              <w:rPr>
                <w:rFonts w:ascii="Arial" w:cs="Arial" w:eastAsia="Arial" w:hAnsi="Arial"/>
                <w:sz w:val="18"/>
                <w:szCs w:val="18"/>
                <w:rtl w:val="0"/>
              </w:rPr>
              <w:t xml:space="preserve">Identity, Catalog, Order, Payment, Finance</w:t>
            </w:r>
            <w:r w:rsidDel="00000000" w:rsidR="00000000" w:rsidRPr="00000000">
              <w:rPr>
                <w:rtl w:val="0"/>
              </w:rPr>
            </w:r>
          </w:p>
        </w:tc>
        <w:tc>
          <w:tcPr/>
          <w:p w:rsidR="00000000" w:rsidDel="00000000" w:rsidP="00000000" w:rsidRDefault="00000000" w:rsidRPr="00000000" w14:paraId="00000EC9">
            <w:pPr>
              <w:rPr/>
            </w:pPr>
            <w:r w:rsidDel="00000000" w:rsidR="00000000" w:rsidRPr="00000000">
              <w:rPr>
                <w:rFonts w:ascii="Arial" w:cs="Arial" w:eastAsia="Arial" w:hAnsi="Arial"/>
                <w:sz w:val="18"/>
                <w:szCs w:val="18"/>
                <w:rtl w:val="0"/>
              </w:rPr>
              <w:t xml:space="preserve">Tạo thông báo từ service allowlist; hợp đồng chi tiết 7.1.1. Không lộ qua public Gateway.</w:t>
            </w:r>
            <w:r w:rsidDel="00000000" w:rsidR="00000000" w:rsidRPr="00000000">
              <w:rPr>
                <w:rtl w:val="0"/>
              </w:rPr>
            </w:r>
          </w:p>
        </w:tc>
      </w:tr>
    </w:tbl>
    <w:p w:rsidR="00000000" w:rsidDel="00000000" w:rsidP="00000000" w:rsidRDefault="00000000" w:rsidRPr="00000000" w14:paraId="00000EC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CB">
      <w:pPr>
        <w:pStyle w:val="Heading3"/>
        <w:rPr>
          <w:color w:val="000000"/>
        </w:rPr>
      </w:pPr>
      <w:r w:rsidDel="00000000" w:rsidR="00000000" w:rsidRPr="00000000">
        <w:rPr>
          <w:rFonts w:ascii="Arial" w:cs="Arial" w:eastAsia="Arial" w:hAnsi="Arial"/>
          <w:color w:val="000000"/>
          <w:rtl w:val="0"/>
        </w:rPr>
        <w:t xml:space="preserve">7.1.1 Tạo thông báo nội bộ</w:t>
      </w:r>
      <w:r w:rsidDel="00000000" w:rsidR="00000000" w:rsidRPr="00000000">
        <w:rPr>
          <w:rtl w:val="0"/>
        </w:rPr>
      </w:r>
    </w:p>
    <w:p w:rsidR="00000000" w:rsidDel="00000000" w:rsidP="00000000" w:rsidRDefault="00000000" w:rsidRPr="00000000" w14:paraId="00000ECC">
      <w:pPr>
        <w:rPr/>
      </w:pPr>
      <w:r w:rsidDel="00000000" w:rsidR="00000000" w:rsidRPr="00000000">
        <w:rPr>
          <w:rFonts w:ascii="Arial" w:cs="Arial" w:eastAsia="Arial" w:hAnsi="Arial"/>
          <w:sz w:val="20"/>
          <w:szCs w:val="20"/>
          <w:rtl w:val="0"/>
        </w:rPr>
        <w:t xml:space="preserve">POST /internal/v1/notifications. Quyền INTERNAL, service credential có notification:create và allowlist producer/type. Request: { eventId, recipientUserId, audienceContext: CUSTOMER|SELLER|ACCOUNT, type: NotificationType, channels: [EMAIL|IN_APP], reference?: { type, id, code }, templateData: object }. Không nhận nội dung HTML, URL redirect hay email người nhận tự do từ public client; email lấy từ Identity qua userId.</w:t>
      </w:r>
      <w:r w:rsidDel="00000000" w:rsidR="00000000" w:rsidRPr="00000000">
        <w:rPr>
          <w:rtl w:val="0"/>
        </w:rPr>
      </w:r>
    </w:p>
    <w:p w:rsidR="00000000" w:rsidDel="00000000" w:rsidP="00000000" w:rsidRDefault="00000000" w:rsidRPr="00000000" w14:paraId="00000ECD">
      <w:pPr>
        <w:rPr/>
      </w:pPr>
      <w:r w:rsidDel="00000000" w:rsidR="00000000" w:rsidRPr="00000000">
        <w:rPr>
          <w:rFonts w:ascii="Arial" w:cs="Arial" w:eastAsia="Arial" w:hAnsi="Arial"/>
          <w:sz w:val="20"/>
          <w:szCs w:val="20"/>
          <w:rtl w:val="0"/>
        </w:rPr>
        <w:t xml:space="preserve">201 → data: { notificationIds[], status: "PENDING" }; retry cùng event/type/recipient/context/kênh và payload →200 cùng ID, khác payload →409 IDEMPOTENCY_KEY_REUSED. Commit Notification + dedupe trước khi trả; email xử lý bất đồng bộ J6. Mỗi kênh là một bản ghi để xóa in-app không ảnh hưởng email.</w:t>
      </w:r>
      <w:r w:rsidDel="00000000" w:rsidR="00000000" w:rsidRPr="00000000">
        <w:rPr>
          <w:rtl w:val="0"/>
        </w:rPr>
      </w:r>
    </w:p>
    <w:p w:rsidR="00000000" w:rsidDel="00000000" w:rsidP="00000000" w:rsidRDefault="00000000" w:rsidRPr="00000000" w14:paraId="00000ECE">
      <w:pPr>
        <w:rPr/>
      </w:pPr>
      <w:r w:rsidDel="00000000" w:rsidR="00000000" w:rsidRPr="00000000">
        <w:rPr>
          <w:rFonts w:ascii="Arial" w:cs="Arial" w:eastAsia="Arial" w:hAnsi="Arial"/>
          <w:sz w:val="20"/>
          <w:szCs w:val="20"/>
          <w:rtl w:val="0"/>
        </w:rPr>
        <w:t xml:space="preserve">Allowlist: Identity chỉ seller lifecycle/account/reset; Catalog chỉ product moderation; Order chỉ checkout/order lifecycle; Payment chỉ payment/refund; Finance chỉ funds.available/withdrawal.completed. Producer phải suy ra recipientUserId từ dữ liệu nghiệp vụ sở hữu; Notification kiểm tra User có tồn tại, template phù hợp type và reference. 400 validation, 401 credential sai, 403 NOTIFICATION_TYPE_NOT_ALLOWED, 404 User không tồn tại, 409 payload xung đột.</w:t>
      </w:r>
      <w:r w:rsidDel="00000000" w:rsidR="00000000" w:rsidRPr="00000000">
        <w:rPr>
          <w:rtl w:val="0"/>
        </w:rPr>
      </w:r>
    </w:p>
    <w:p w:rsidR="00000000" w:rsidDel="00000000" w:rsidP="00000000" w:rsidRDefault="00000000" w:rsidRPr="00000000" w14:paraId="00000ECF">
      <w:pPr>
        <w:rPr/>
      </w:pPr>
      <w:r w:rsidDel="00000000" w:rsidR="00000000" w:rsidRPr="00000000">
        <w:rPr>
          <w:rFonts w:ascii="Arial" w:cs="Arial" w:eastAsia="Arial" w:hAnsi="Arial"/>
          <w:sz w:val="20"/>
          <w:szCs w:val="20"/>
          <w:rtl w:val="0"/>
        </w:rPr>
        <w:t xml:space="preserve">Consumer event Outbox và internal POST dùng chung hàm createNotification với eventId và dedupeKey thống nhất. Một sự kiện chỉ chọn một đường phát tại producer; nếu cả hai tới thì vẫn một bản ghi mỗi kênh. Kể cả bản ghi đã soft delete, retry trả ID cũ, không khôi phục hiển thị.</w:t>
      </w:r>
      <w:r w:rsidDel="00000000" w:rsidR="00000000" w:rsidRPr="00000000">
        <w:rPr>
          <w:rtl w:val="0"/>
        </w:rPr>
      </w:r>
    </w:p>
    <w:p w:rsidR="00000000" w:rsidDel="00000000" w:rsidP="00000000" w:rsidRDefault="00000000" w:rsidRPr="00000000" w14:paraId="00000ED0">
      <w:pPr>
        <w:pStyle w:val="Heading3"/>
        <w:rPr>
          <w:color w:val="000000"/>
        </w:rPr>
      </w:pPr>
      <w:r w:rsidDel="00000000" w:rsidR="00000000" w:rsidRPr="00000000">
        <w:rPr>
          <w:rFonts w:ascii="Arial" w:cs="Arial" w:eastAsia="Arial" w:hAnsi="Arial"/>
          <w:color w:val="000000"/>
          <w:rtl w:val="0"/>
        </w:rPr>
        <w:t xml:space="preserve">7.1.2 Nguồn quyền và dữ liệu liên service</w:t>
      </w:r>
      <w:r w:rsidDel="00000000" w:rsidR="00000000" w:rsidRPr="00000000">
        <w:rPr>
          <w:rtl w:val="0"/>
        </w:rPr>
      </w:r>
    </w:p>
    <w:p w:rsidR="00000000" w:rsidDel="00000000" w:rsidP="00000000" w:rsidRDefault="00000000" w:rsidRPr="00000000" w14:paraId="00000ED1">
      <w:pPr>
        <w:rPr/>
      </w:pPr>
      <w:r w:rsidDel="00000000" w:rsidR="00000000" w:rsidRPr="00000000">
        <w:rPr>
          <w:rFonts w:ascii="Arial" w:cs="Arial" w:eastAsia="Arial" w:hAnsi="Arial"/>
          <w:sz w:val="20"/>
          <w:szCs w:val="20"/>
          <w:rtl w:val="0"/>
        </w:rPr>
        <w:t xml:space="preserve">Authorization context trả trạng thái hiện hành từ Identity; không cần service tự đọc users/user_roles trực tiếp. G-14 cần hasPaidOrderBeforeBan: Identity lưu kết quả đánh giá cùng thời điểm ban trong metadata AdminAuditLog hoặc policy snapshot, không dùng kết quả đến sau thời điểm cấm để tự mở quyền. Trước khi ghi snapshot ban, kiểm tra version hồ sơ, retry an toàn nếu trạng thái đổi. Source Order không sẵn sàng thì ban CUSTOMER trả 503 và không cập nhật một phần; USER/SELLER không cần truy vấn này.</w:t>
      </w:r>
      <w:r w:rsidDel="00000000" w:rsidR="00000000" w:rsidRPr="00000000">
        <w:rPr>
          <w:rtl w:val="0"/>
        </w:rPr>
      </w:r>
    </w:p>
    <w:p w:rsidR="00000000" w:rsidDel="00000000" w:rsidP="00000000" w:rsidRDefault="00000000" w:rsidRPr="00000000" w14:paraId="00000ED2">
      <w:pPr>
        <w:rPr/>
      </w:pPr>
      <w:r w:rsidDel="00000000" w:rsidR="00000000" w:rsidRPr="00000000">
        <w:rPr>
          <w:rFonts w:ascii="Arial" w:cs="Arial" w:eastAsia="Arial" w:hAnsi="Arial"/>
          <w:sz w:val="20"/>
          <w:szCs w:val="20"/>
          <w:rtl w:val="0"/>
        </w:rPr>
        <w:t xml:space="preserve">Điều phối giữa các service dùng outbox/inbox và retry; không join database chéo. Khi event cancel/confirm/refund tới Finance trước checkout.paid hoặc trước ví được tạo, consumer giữ bản ghi chờ phụ thuộc và retry; không đánh dấu đã áp dụng thành công hoặc ghi số dư âm. Event cùng aggregate phải kiểm tra version/state; event cũ không đảo trạng thái mới. Đối soát J5/Finance kiểm tra lại service sở hữu khi thiếu dữ kiện; không tự đoán số tiền từ notification.</w:t>
      </w:r>
      <w:r w:rsidDel="00000000" w:rsidR="00000000" w:rsidRPr="00000000">
        <w:rPr>
          <w:rtl w:val="0"/>
        </w:rPr>
      </w:r>
    </w:p>
    <w:p w:rsidR="00000000" w:rsidDel="00000000" w:rsidP="00000000" w:rsidRDefault="00000000" w:rsidRPr="00000000" w14:paraId="00000ED3">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7.2 Sự kiện (bất đồng bộ, qua Outbox)</w:t>
      </w:r>
      <w:r w:rsidDel="00000000" w:rsidR="00000000" w:rsidRPr="00000000">
        <w:rPr>
          <w:rtl w:val="0"/>
        </w:rPr>
      </w:r>
    </w:p>
    <w:p w:rsidR="00000000" w:rsidDel="00000000" w:rsidP="00000000" w:rsidRDefault="00000000" w:rsidRPr="00000000" w14:paraId="00000ED4">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Event dùng Outbox, consumer Inbox chống lặp eventId; envelope thêm actor { userId|null, kind: USER|SERVICE, context: CUSTOMER|SELLER|ADMIN|ACCOUNT|null }. role/context trong event chỉ là dữ liệu audit, không cấp quyền gọi API. Mỗi aggregate có version tăng đơn điệu; consumer không áp dụng ngược trạng thái từ event cũ.</w:t>
      </w:r>
      <w:r w:rsidDel="00000000" w:rsidR="00000000" w:rsidRPr="00000000">
        <w:rPr>
          <w:rtl w:val="0"/>
        </w:rPr>
      </w:r>
    </w:p>
    <w:p w:rsidR="00000000" w:rsidDel="00000000" w:rsidP="00000000" w:rsidRDefault="00000000" w:rsidRPr="00000000" w14:paraId="00000ED5">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"eventId": "evt-0c1...", "eventType": "order.cancelled", "occurredAt": "2026-10-19T02:10:00Z",</w:t>
      </w:r>
      <w:r w:rsidDel="00000000" w:rsidR="00000000" w:rsidRPr="00000000">
        <w:rPr>
          <w:rtl w:val="0"/>
        </w:rPr>
      </w:r>
    </w:p>
    <w:p w:rsidR="00000000" w:rsidDel="00000000" w:rsidP="00000000" w:rsidRDefault="00000000" w:rsidRPr="00000000" w14:paraId="00000ED6">
      <w:pPr>
        <w:shd w:fill="f4f6f8" w:val="clear"/>
        <w:spacing w:after="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"producer": "order-service", "aggregateId": "od-2", "version": 1,</w:t>
      </w:r>
      <w:r w:rsidDel="00000000" w:rsidR="00000000" w:rsidRPr="00000000">
        <w:rPr>
          <w:rtl w:val="0"/>
        </w:rPr>
      </w:r>
    </w:p>
    <w:p w:rsidR="00000000" w:rsidDel="00000000" w:rsidP="00000000" w:rsidRDefault="00000000" w:rsidRPr="00000000" w14:paraId="00000ED7">
      <w:pPr>
        <w:shd w:fill="f4f6f8" w:val="clear"/>
        <w:spacing w:after="140" w:lineRule="auto"/>
        <w:ind w:left="120" w:right="120" w:firstLine="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  "payload": { ... } }</w:t>
      </w:r>
      <w:r w:rsidDel="00000000" w:rsidR="00000000" w:rsidRPr="00000000">
        <w:rPr>
          <w:rtl w:val="0"/>
        </w:rPr>
      </w:r>
    </w:p>
    <w:tbl>
      <w:tblPr>
        <w:tblStyle w:val="Table96"/>
        <w:tblW w:w="9361.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2180"/>
        <w:gridCol w:w="1090"/>
        <w:gridCol w:w="4089"/>
        <w:gridCol w:w="2002"/>
        <w:tblGridChange w:id="0">
          <w:tblGrid>
            <w:gridCol w:w="2180"/>
            <w:gridCol w:w="1090"/>
            <w:gridCol w:w="4089"/>
            <w:gridCol w:w="2002"/>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Event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Producer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Payload chính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E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Consumer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paymentId, checkoutSessionId, amountVnd, completedAt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paymentId, checkoutSessionId, errorCode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 customerId, source, paidAt, cartItems[{ cartItemId, quantity }], orders[{ orderId, sellerId, totalAmountVnd, commissionBps }]</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Finance,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checkout.closed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checkoutSessionId, status (PAYMENT_FAILED | EXPIRED | 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order.packing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sellerId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 — tùy chọn)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order.delivered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customerId, sellerId, deliveredAt, customerConfirmDueAt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checkoutSessionId, customerId, sellerId, totalAmountVnd, wasPaid, cancelledBy, reasonCode, refundReason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 (nếu wasPaid), Finance,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sellerId, customerId, confirmedAt, confirmedBy (CUSTOMER | 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refundId, paymentId, orderId, scope, amountVnd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E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Order,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refundId, orderId, errorCode, retryCount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(Admin dashboard qua API)</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funds.available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orderId, sellerId, sellerAmountVnd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withdrawalId, sellerId, amountVnd, availableAfterVnd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seller.registered / approved / rejected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sellerId (=userId), approvalStatus, authzVersion, 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0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Finance (approved), 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seller.banned / seller.unbanned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sellerId, status, authzVersion, 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hủy PAID/PACKING khi banned; Finance/Notification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customer.banned / customer.unbanned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customerId, banMode (PAYMENT_ONLY | CUSTOMER_SCOPE), hasPaidOrderBeforeBan, authzVersion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product.removed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Catalog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productId, sellerId, reason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password.reset_requested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userId, resetUrl (secret nội bộ, không log), expiresAt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 EMAIL; không lưu in-app, queue retention ngắn</w:t>
            </w:r>
            <w:r w:rsidDel="00000000" w:rsidR="00000000" w:rsidRPr="00000000">
              <w:rPr>
                <w:rtl w:val="0"/>
              </w:rPr>
            </w:r>
          </w:p>
        </w:tc>
      </w:tr>
      <w:tr>
        <w:trPr>
          <w:cantSplit w:val="1"/>
          <w:tblHeader w:val="0"/>
        </w:trPr>
        <w:tc>
          <w:tcPr/>
          <w:p w:rsidR="00000000" w:rsidDel="00000000" w:rsidP="00000000" w:rsidRDefault="00000000" w:rsidRPr="00000000" w14:paraId="00000F20">
            <w:pPr>
              <w:rPr/>
            </w:pPr>
            <w:r w:rsidDel="00000000" w:rsidR="00000000" w:rsidRPr="00000000">
              <w:rPr>
                <w:rFonts w:ascii="Arial" w:cs="Arial" w:eastAsia="Arial" w:hAnsi="Arial"/>
                <w:sz w:val="18"/>
                <w:szCs w:val="18"/>
                <w:rtl w:val="0"/>
              </w:rPr>
              <w:t xml:space="preserve">user.disabled / user.enabled</w:t>
            </w:r>
            <w:r w:rsidDel="00000000" w:rsidR="00000000" w:rsidRPr="00000000">
              <w:rPr>
                <w:rtl w:val="0"/>
              </w:rPr>
            </w:r>
          </w:p>
        </w:tc>
        <w:tc>
          <w:tcPr/>
          <w:p w:rsidR="00000000" w:rsidDel="00000000" w:rsidP="00000000" w:rsidRDefault="00000000" w:rsidRPr="00000000" w14:paraId="00000F21">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F22">
            <w:pPr>
              <w:rPr/>
            </w:pPr>
            <w:r w:rsidDel="00000000" w:rsidR="00000000" w:rsidRPr="00000000">
              <w:rPr>
                <w:rFonts w:ascii="Arial" w:cs="Arial" w:eastAsia="Arial" w:hAnsi="Arial"/>
                <w:sz w:val="18"/>
                <w:szCs w:val="18"/>
                <w:rtl w:val="0"/>
              </w:rPr>
              <w:t xml:space="preserve">userId, authzVersion, reason, hasSellerProfile</w:t>
            </w:r>
            <w:r w:rsidDel="00000000" w:rsidR="00000000" w:rsidRPr="00000000">
              <w:rPr>
                <w:rtl w:val="0"/>
              </w:rPr>
            </w:r>
          </w:p>
        </w:tc>
        <w:tc>
          <w:tcPr/>
          <w:p w:rsidR="00000000" w:rsidDel="00000000" w:rsidP="00000000" w:rsidRDefault="00000000" w:rsidRPr="00000000" w14:paraId="00000F23">
            <w:pPr>
              <w:rPr/>
            </w:pPr>
            <w:r w:rsidDel="00000000" w:rsidR="00000000" w:rsidRPr="00000000">
              <w:rPr>
                <w:rFonts w:ascii="Arial" w:cs="Arial" w:eastAsia="Arial" w:hAnsi="Arial"/>
                <w:sz w:val="18"/>
                <w:szCs w:val="18"/>
                <w:rtl w:val="0"/>
              </w:rPr>
              <w:t xml:space="preserve">Order xử lý Seller PAID/PACKING nếu disable; Finance tính freeze theo policy còn hiệu lực; Notification</w:t>
            </w:r>
            <w:r w:rsidDel="00000000" w:rsidR="00000000" w:rsidRPr="00000000">
              <w:rPr>
                <w:rtl w:val="0"/>
              </w:rPr>
            </w:r>
          </w:p>
        </w:tc>
      </w:tr>
      <w:tr>
        <w:trPr>
          <w:cantSplit w:val="1"/>
          <w:tblHeader w:val="0"/>
        </w:trPr>
        <w:tc>
          <w:tcPr/>
          <w:p w:rsidR="00000000" w:rsidDel="00000000" w:rsidP="00000000" w:rsidRDefault="00000000" w:rsidRPr="00000000" w14:paraId="00000F24">
            <w:pPr>
              <w:rPr/>
            </w:pPr>
            <w:r w:rsidDel="00000000" w:rsidR="00000000" w:rsidRPr="00000000">
              <w:rPr>
                <w:rFonts w:ascii="Arial" w:cs="Arial" w:eastAsia="Arial" w:hAnsi="Arial"/>
                <w:sz w:val="18"/>
                <w:szCs w:val="18"/>
                <w:rtl w:val="0"/>
              </w:rPr>
              <w:t xml:space="preserve">user.roles_changed</w:t>
            </w:r>
            <w:r w:rsidDel="00000000" w:rsidR="00000000" w:rsidRPr="00000000">
              <w:rPr>
                <w:rtl w:val="0"/>
              </w:rPr>
            </w:r>
          </w:p>
        </w:tc>
        <w:tc>
          <w:tcPr/>
          <w:p w:rsidR="00000000" w:rsidDel="00000000" w:rsidP="00000000" w:rsidRDefault="00000000" w:rsidRPr="00000000" w14:paraId="00000F25">
            <w:pPr>
              <w:rPr/>
            </w:pPr>
            <w:r w:rsidDel="00000000" w:rsidR="00000000" w:rsidRPr="00000000">
              <w:rPr>
                <w:rFonts w:ascii="Arial" w:cs="Arial" w:eastAsia="Arial" w:hAnsi="Arial"/>
                <w:sz w:val="18"/>
                <w:szCs w:val="18"/>
                <w:rtl w:val="0"/>
              </w:rPr>
              <w:t xml:space="preserve">Identity</w:t>
            </w:r>
            <w:r w:rsidDel="00000000" w:rsidR="00000000" w:rsidRPr="00000000">
              <w:rPr>
                <w:rtl w:val="0"/>
              </w:rPr>
            </w:r>
          </w:p>
        </w:tc>
        <w:tc>
          <w:tcPr/>
          <w:p w:rsidR="00000000" w:rsidDel="00000000" w:rsidP="00000000" w:rsidRDefault="00000000" w:rsidRPr="00000000" w14:paraId="00000F26">
            <w:pPr>
              <w:rPr/>
            </w:pPr>
            <w:r w:rsidDel="00000000" w:rsidR="00000000" w:rsidRPr="00000000">
              <w:rPr>
                <w:rFonts w:ascii="Arial" w:cs="Arial" w:eastAsia="Arial" w:hAnsi="Arial"/>
                <w:sz w:val="18"/>
                <w:szCs w:val="18"/>
                <w:rtl w:val="0"/>
              </w:rPr>
              <w:t xml:space="preserve">userId, roleCodes hiện hành, authzVersion</w:t>
            </w:r>
            <w:r w:rsidDel="00000000" w:rsidR="00000000" w:rsidRPr="00000000">
              <w:rPr>
                <w:rtl w:val="0"/>
              </w:rPr>
            </w:r>
          </w:p>
        </w:tc>
        <w:tc>
          <w:tcPr/>
          <w:p w:rsidR="00000000" w:rsidDel="00000000" w:rsidP="00000000" w:rsidRDefault="00000000" w:rsidRPr="00000000" w14:paraId="00000F27">
            <w:pPr>
              <w:rPr/>
            </w:pPr>
            <w:r w:rsidDel="00000000" w:rsidR="00000000" w:rsidRPr="00000000">
              <w:rPr>
                <w:rFonts w:ascii="Arial" w:cs="Arial" w:eastAsia="Arial" w:hAnsi="Arial"/>
                <w:sz w:val="18"/>
                <w:szCs w:val="18"/>
                <w:rtl w:val="0"/>
              </w:rPr>
              <w:t xml:space="preserve">Audit/đồng bộ policy; API vẫn hỏi quyền hiện hành</w:t>
            </w:r>
            <w:r w:rsidDel="00000000" w:rsidR="00000000" w:rsidRPr="00000000">
              <w:rPr>
                <w:rtl w:val="0"/>
              </w:rPr>
            </w:r>
          </w:p>
        </w:tc>
      </w:tr>
    </w:tbl>
    <w:p w:rsidR="00000000" w:rsidDel="00000000" w:rsidP="00000000" w:rsidRDefault="00000000" w:rsidRPr="00000000" w14:paraId="00000F28">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29">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7.3 Job nền</w:t>
      </w:r>
      <w:r w:rsidDel="00000000" w:rsidR="00000000" w:rsidRPr="00000000">
        <w:rPr>
          <w:rtl w:val="0"/>
        </w:rPr>
      </w:r>
    </w:p>
    <w:tbl>
      <w:tblPr>
        <w:tblStyle w:val="Table97"/>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999"/>
        <w:gridCol w:w="1181"/>
        <w:gridCol w:w="5452"/>
        <w:gridCol w:w="1728"/>
        <w:tblGridChange w:id="0">
          <w:tblGrid>
            <w:gridCol w:w="999"/>
            <w:gridCol w:w="1181"/>
            <w:gridCol w:w="5452"/>
            <w:gridCol w:w="1728"/>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2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Job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2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Service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2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Việc làm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2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Tham số</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2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2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Phiên AWAITING_PAYMENT quá expiresAt và không có Payment PENDING → EXPIRED cho phiên + N đơn, nhả giữ hàng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J2 / J2b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Payment PENDING; quá P-04 vẫn chưa có kết quả → báo Order đóng phiên, tiếp tục theo dõi để hoàn toàn bộ nếu tiền đến muộn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P-02, P-03, P-04</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J3 (Must)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DELIVERED quá customerConfirmDueAt → CONFIRMED (confirmedBy = SYSTEM)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S-RECEIPT-07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J4 (Must)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PAID/PACKING quá sellerActionDueAt → CANCELLED (refundReason = SELLER_TIMEOUT)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S-DELIVERY-07</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3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Tra cứu / retry an toàn Refund PENDING hoặc FAILED (cùng idempotency 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Chưa có tham số (Param mục 8.9)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J6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Gửi lại email lỗi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P-19</w:t>
            </w:r>
            <w:r w:rsidDel="00000000" w:rsidR="00000000" w:rsidRPr="00000000">
              <w:rPr>
                <w:rtl w:val="0"/>
              </w:rPr>
            </w:r>
          </w:p>
        </w:tc>
      </w:tr>
    </w:tbl>
    <w:p w:rsidR="00000000" w:rsidDel="00000000" w:rsidP="00000000" w:rsidRDefault="00000000" w:rsidRPr="00000000" w14:paraId="00000F4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47">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Chu kỳ chạy thuộc N-06 (chưa chốt). Mọi job khóa bản ghi và kiểm tra trạng thái hiện tại để không chạy chồng với thao tác người dùng (J3 với "Đã nhận hàng", J4 với "Đã giao"/"Từ chối"). J7 (payout) không còn dùng (FRD v5.2). J2/J2b/J5 chỉ có việc thực sự để làm khi bật giai đoạn 2 của bộ giả lập nhưng vẫn triển khai từ giai đoạn 1.</w:t>
      </w:r>
      <w:r w:rsidDel="00000000" w:rsidR="00000000" w:rsidRPr="00000000">
        <w:rPr>
          <w:rtl w:val="0"/>
        </w:rPr>
      </w:r>
    </w:p>
    <w:p w:rsidR="00000000" w:rsidDel="00000000" w:rsidP="00000000" w:rsidRDefault="00000000" w:rsidRPr="00000000" w14:paraId="00000F48">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8. Luồng tích hợp tiêu biểu</w:t>
      </w:r>
      <w:r w:rsidDel="00000000" w:rsidR="00000000" w:rsidRPr="00000000">
        <w:rPr>
          <w:rtl w:val="0"/>
        </w:rPr>
      </w:r>
    </w:p>
    <w:p w:rsidR="00000000" w:rsidDel="00000000" w:rsidP="00000000" w:rsidRDefault="00000000" w:rsidRPr="00000000" w14:paraId="00000F49">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8.1 Checkout nhiều cửa hàng và thanh toán</w:t>
      </w:r>
      <w:r w:rsidDel="00000000" w:rsidR="00000000" w:rsidRPr="00000000">
        <w:rPr>
          <w:rtl w:val="0"/>
        </w:rPr>
      </w:r>
    </w:p>
    <w:tbl>
      <w:tblPr>
        <w:tblStyle w:val="Table98"/>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63"/>
        <w:gridCol w:w="1999"/>
        <w:gridCol w:w="2998"/>
        <w:gridCol w:w="4000"/>
        <w:tblGridChange w:id="0">
          <w:tblGrid>
            <w:gridCol w:w="363"/>
            <w:gridCol w:w="1999"/>
            <w:gridCol w:w="2998"/>
            <w:gridCol w:w="400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4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4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b w:val="1"/>
                <w:bCs w:val="1"/>
                <w:sz w:val="18"/>
                <w:szCs w:val="18"/>
                <w:rtl w:val="0"/>
              </w:rPr>
              <w:t xml:space="preserve">Bên gọi → Bên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4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Hành động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4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4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FE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/orders/checkout/preview</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 đọc giá/Seller (Catalog), tồn kho, địa chỉ (Identity) → 200 CheckoutPreview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FE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/orders/checkout-sessions + Idempotency-Key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Một transaction: CheckoutSession + N Order + OrderItem + Reservation → 201 (AWAITING_PAYMENT)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FE → 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/payments + Idempotency-Key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Payment gọi GET /internal/v1/orders/checkout-sessions/{id}/payable, gọi bộ giả lập (PaymentGateway.charge) → 201 SUCCESS (hoặc 202 PENDING, FE poll)</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Payment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payment.succeeded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Một transaction: N Order → PAID, Reservation COMMITTED, StockMovement SOLD, outbox checkout.paid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5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Cart, Finance,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checkout.paid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Cart giảm dòng đã mua (nếu CART); Finance tạo Settlement + bút toán PAYMENT_RECEIVED; Notification gửi email khách và từng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FE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 /orders/me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Các đơn hiển thị "Chờ xử lý"</w:t>
            </w:r>
            <w:r w:rsidDel="00000000" w:rsidR="00000000" w:rsidRPr="00000000">
              <w:rPr>
                <w:rtl w:val="0"/>
              </w:rPr>
            </w:r>
          </w:p>
        </w:tc>
      </w:tr>
    </w:tbl>
    <w:p w:rsidR="00000000" w:rsidDel="00000000" w:rsidP="00000000" w:rsidRDefault="00000000" w:rsidRPr="00000000" w14:paraId="00000F66">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67">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8.2 Seller từ chối giao hàng</w:t>
      </w:r>
      <w:r w:rsidDel="00000000" w:rsidR="00000000" w:rsidRPr="00000000">
        <w:rPr>
          <w:rtl w:val="0"/>
        </w:rPr>
      </w:r>
    </w:p>
    <w:tbl>
      <w:tblPr>
        <w:tblStyle w:val="Table99"/>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63"/>
        <w:gridCol w:w="1999"/>
        <w:gridCol w:w="2998"/>
        <w:gridCol w:w="4000"/>
        <w:tblGridChange w:id="0">
          <w:tblGrid>
            <w:gridCol w:w="363"/>
            <w:gridCol w:w="1999"/>
            <w:gridCol w:w="2998"/>
            <w:gridCol w:w="400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6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6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b w:val="1"/>
                <w:bCs w:val="1"/>
                <w:sz w:val="18"/>
                <w:szCs w:val="18"/>
                <w:rtl w:val="0"/>
              </w:rPr>
              <w:t xml:space="preserve">Bên gọi → Bên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6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Hành động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6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Seller FE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/orders/seller/orders/{id}/reject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6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CANCELLED, StockMovement RESTOCK, outbox order.cancelled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1">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Payment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order.cancelled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Tạo Refund (ORDER, SELLER_REJECT) bằng tổng đơn, gọi PaymentGateway.refund (bộ giả lập)</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5">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order.cancelled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 PENDING_REFUND (chưa trừ số dư chờ)</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order.cancelled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Báo khách và Seller</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Payment → Finance, Order,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refund.succeeded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7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Settlement REFUNDED + bút toán REFUND_DEBIT (trừ pending của Seller và nền tảng); đơn hiển thị "Đã hoàn"; báo khách</w:t>
            </w:r>
            <w:r w:rsidDel="00000000" w:rsidR="00000000" w:rsidRPr="00000000">
              <w:rPr>
                <w:rtl w:val="0"/>
              </w:rPr>
            </w:r>
          </w:p>
        </w:tc>
      </w:tr>
    </w:tbl>
    <w:p w:rsidR="00000000" w:rsidDel="00000000" w:rsidP="00000000" w:rsidRDefault="00000000" w:rsidRPr="00000000" w14:paraId="00000F80">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81">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8.3 Xác nhận nhận hàng và rút tiền</w:t>
      </w:r>
      <w:r w:rsidDel="00000000" w:rsidR="00000000" w:rsidRPr="00000000">
        <w:rPr>
          <w:rtl w:val="0"/>
        </w:rPr>
      </w:r>
    </w:p>
    <w:tbl>
      <w:tblPr>
        <w:tblStyle w:val="Table100"/>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363"/>
        <w:gridCol w:w="1999"/>
        <w:gridCol w:w="2998"/>
        <w:gridCol w:w="4000"/>
        <w:tblGridChange w:id="0">
          <w:tblGrid>
            <w:gridCol w:w="363"/>
            <w:gridCol w:w="1999"/>
            <w:gridCol w:w="2998"/>
            <w:gridCol w:w="400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8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8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b w:val="1"/>
                <w:bCs w:val="1"/>
                <w:sz w:val="18"/>
                <w:szCs w:val="18"/>
                <w:rtl w:val="0"/>
              </w:rPr>
              <w:t xml:space="preserve">Bên gọi → Bên nhận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8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Hành động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8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Kết quả</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Customer FE → Order</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/orders/me/{id}/confirm-receipt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9">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DELIVERED → CONFIRMED, outbox order.confirmed</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B">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Order → 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order.confirmed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D">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Settlement SETTLED; Seller chờ −S, khả dụng +S; nền tảng chờ −C, hoa hồng +C; phát funds.available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8F">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Seller FE → 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GET /finance/seller/wallet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canWithdraw = true</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3">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Seller FE → Finance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POST /finance/seller/withdrawals + Idempotency-Key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Một transaction: khả dụng −A, đã rút +A, Withdrawal, bút toán → 201 hoàn tất ngay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7">
            <w:pPr>
              <w:spacing w:after="2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18"/>
                <w:szCs w:val="18"/>
                <w:rtl w:val="0"/>
              </w:rPr>
              <w:t xml:space="preserve">Finance → Notification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event withdrawal.completed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9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Gửi biên nhận cho Seller</w:t>
            </w:r>
            <w:r w:rsidDel="00000000" w:rsidR="00000000" w:rsidRPr="00000000">
              <w:rPr>
                <w:rtl w:val="0"/>
              </w:rPr>
            </w:r>
          </w:p>
        </w:tc>
      </w:tr>
    </w:tbl>
    <w:p w:rsidR="00000000" w:rsidDel="00000000" w:rsidP="00000000" w:rsidRDefault="00000000" w:rsidRPr="00000000" w14:paraId="00000F9A">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9B">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9. Mâu thuẫn tài liệu và điểm cần chốt</w:t>
      </w:r>
      <w:r w:rsidDel="00000000" w:rsidR="00000000" w:rsidRPr="00000000">
        <w:rPr>
          <w:rtl w:val="0"/>
        </w:rPr>
      </w:r>
    </w:p>
    <w:p w:rsidR="00000000" w:rsidDel="00000000" w:rsidP="00000000" w:rsidRDefault="00000000" w:rsidRPr="00000000" w14:paraId="00000F9C">
      <w:pPr>
        <w:spacing w:after="10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Các quyết định tiền/tồn còn hiệu lực từ bản trước. Bản v1.0 áp dụng Database RBAC v5.0, xử lý comment tại 10.3; các tài liệu ngoài file này chưa tự động được sửa. Những khác biệt/điểm chưa chốt được ghi rõ trong bảng dưới.</w:t>
      </w:r>
      <w:r w:rsidDel="00000000" w:rsidR="00000000" w:rsidRPr="00000000">
        <w:rPr>
          <w:rtl w:val="0"/>
        </w:rPr>
      </w:r>
    </w:p>
    <w:tbl>
      <w:tblPr>
        <w:tblStyle w:val="Table101"/>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726"/>
        <w:gridCol w:w="3271"/>
        <w:gridCol w:w="2726"/>
        <w:gridCol w:w="2637"/>
        <w:tblGridChange w:id="0">
          <w:tblGrid>
            <w:gridCol w:w="726"/>
            <w:gridCol w:w="3271"/>
            <w:gridCol w:w="2726"/>
            <w:gridCol w:w="2637"/>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9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Mã</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9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Nội dung lệch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9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Quyết định trong API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A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xử lý (Database RBAC v5.0). Rút tiền tức thời theo FRD v5.2: bỏ Payout, ngăn reserved và trạng thái Withdrawal.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giữ nguyên POST /finance/seller/withdrawals trả 201 hoàn tất ngay; DTO Wallet/WalletTransaction/Withdrawal đã đổi tên field theo DB.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còn việc 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chốt — theo FRD. Trạng thái Order: FRD có chờ_xử_lý và đang_đóng_gói; Database RBAC v5.0 thiếu.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OrderStatus gồm AWAITING_PAYMENT, PAYMENT_FAILED, EXPIRED, PAID (chờ xử lý), PACKING, DELIVERED, CONFIRMED, CANCELLED.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cập nhật Database RBAC v5.0 (3.6.2, 8.2B: thêm PACKING, PAYMENT_FAILED, EXPIRED, packing_at, cancelled_by_type). Không còn việc 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chốt — theo FRD.</w:t>
            </w:r>
            <w:r w:rsidDel="00000000" w:rsidR="00000000" w:rsidRPr="00000000">
              <w:rPr>
                <w:rFonts w:ascii="Arial" w:cs="Arial" w:eastAsia="Arial" w:hAnsi="Arial"/>
                <w:sz w:val="18"/>
                <w:szCs w:val="18"/>
                <w:rtl w:val="0"/>
              </w:rPr>
              <w:t xml:space="preserve"> Khách phải đăng nhập mới thêm vào giỏ; không có giỏ khách vãng lai.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có API guest cart; Cart chỉ cho CUSTOMER, chưa đăng nhập → 401.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cập nhật Database RBAC v5.0 (3.3: bỏ owner_type, guest_token_hash, merge). Không còn việc 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chốt — theo FRD.</w:t>
            </w:r>
            <w:r w:rsidDel="00000000" w:rsidR="00000000" w:rsidRPr="00000000">
              <w:rPr>
                <w:rFonts w:ascii="Arial" w:cs="Arial" w:eastAsia="Arial" w:hAnsi="Arial"/>
                <w:sz w:val="18"/>
                <w:szCs w:val="18"/>
                <w:rtl w:val="0"/>
              </w:rPr>
              <w:t xml:space="preserve"> Mua ngay (UC-B10).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A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có source: CART | BUY_NOW; BUY_NOW không có cartItemIds, không đọc/ghi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cập nhật Database RBAC v5.0 (3.6.1 checkout_source; source_cart_id, cart_snapshot chỉ bắt buộc khi CART; G-16). Không còn việc 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Trạng thái CheckoutSession: FRD có 5 giá trị; DB có AWAITING_PAYMENT / PAID / CLOSED + close_reason. Payment: FRD có partially_refunded / refunded; DB chỉ PENDING / SUCCESS / FAILED.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trả 5 trạng thái FRD (map từ CLOSED + close_reason). Payment giữ 3 trạng thái DB, thêm field tính toán refundState.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Thống nhất mapping khi code; không cần đổi DB nếu chấp nhận cách tính.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Chốt sau.</w:t>
            </w:r>
            <w:r w:rsidDel="00000000" w:rsidR="00000000" w:rsidRPr="00000000">
              <w:rPr>
                <w:rFonts w:ascii="Arial" w:cs="Arial" w:eastAsia="Arial" w:hAnsi="Arial"/>
                <w:sz w:val="18"/>
                <w:szCs w:val="18"/>
                <w:rtl w:val="0"/>
              </w:rPr>
              <w:t xml:space="preserve"> Mã vận đơn tùy chọn và mã hiển thị đơn / mã thanh toán chưa có cột trong DB.</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có trackingNumber, orderCode, checkoutCode; withdrawalCode đã có (withdrawal_code).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Nhóm chốt có lưu cột riêng hay sinh từ ID; ghi tại Database RBAC v5.0 mục 7.1.</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C-07</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xử lý.</w:t>
            </w:r>
            <w:r w:rsidDel="00000000" w:rsidR="00000000" w:rsidRPr="00000000">
              <w:rPr>
                <w:rFonts w:ascii="Arial" w:cs="Arial" w:eastAsia="Arial" w:hAnsi="Arial"/>
                <w:sz w:val="18"/>
                <w:szCs w:val="18"/>
                <w:rtl w:val="0"/>
              </w:rPr>
              <w:t xml:space="preserve"> UI Screens và Figma còn mô hình cũ (đơn chung, Hủy phần hàng, Báo cáo, Payout).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theo FRD v5.3.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cập nhật UI Screens v2.0 và các nhãn/ghi chú trên Figma (mã thanh toán + mã đơn theo cửa hàng, ví và rút tiền, không báo cáo vi phạm).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Tìm không dấu chưa được cam kết với LIKE cơ bản trong Database.</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B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MVP cam kết không phân biệt hoa thường; tìm không dấu là mở rộng cần chốt. Không coi mô tả v0.3 là tính năng đã có.</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BE chọn chuẩn hóa/unaccent nếu nhóm giữ yêu cầu FRD; cập nhật OpenAPI và test khi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UC-A05 bước 2 nói "báo lỗi nếu email không tồn tại", nhưng luồng ngoại lệ của chính UC-A05 và G-05 yêu cầu luôn trả cùng một thông báo.</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Theo G-05: luôn 202 cùng 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BA sửa bước 2 của UC-A05 (FRD v5.3 chưa sửa vì chưa có quyết định).</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Đã chốt — theo Database.</w:t>
            </w:r>
            <w:r w:rsidDel="00000000" w:rsidR="00000000" w:rsidRPr="00000000">
              <w:rPr>
                <w:rFonts w:ascii="Arial" w:cs="Arial" w:eastAsia="Arial" w:hAnsi="Arial"/>
                <w:sz w:val="18"/>
                <w:szCs w:val="18"/>
                <w:rtl w:val="0"/>
              </w:rPr>
              <w:t xml:space="preserve"> Số dư chờ chỉ bị trừ khi hoàn tiền thành công.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Đơn hủy → Settlement PENDING_REFUND, chưa ghi bút toán; Refund SUCCESS → REFUND_DEBIT (Seller pending −S, nền tảng pending −C) + Settlement REFUNDED.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Đã cập nhật FRD v5.3 (bỏ hủy_chờ ở B06, B08, D02, E03, G02, G03; phần Giải nghĩa công thức) và Database RBAC v5.0 mục 8.3. Không còn việc cần làm.</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Reporting thứ 8 vẫn tạm hoãn trong Database v5.0.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API triển khai 7 service; tra cứu vận hành tại service sở hữu. Các stats/dashboard trong bản trước để tùy chọn sau MVP.</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Không bắt buộc các endpoint phân tích như /orders/*/stats, /orders/seller/dashboard, /payments/admin/summary và /finance/admin/summary/reconciliation cho RBAC MVP; nếu triển khai vẫn kiểm tra permission.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Ngưỡng "sắp hết hạn 7 ngày" trên dashboard Seller chưa có trong FRD.</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C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Tham số dueWithinHours, mặc định 24.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BA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RefundReason: Database dùng SELLER_CANCEL; FRD có hệ_thống_hủy (gồm Seller bị cấm).</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CUSTOMER_CANCEL, SELLER_REJECT, SELLER_CANCEL, SELLER_TIMEOUT, LATE_PAYMENT. Đơn bị hủy do Seller bị cấm hoặc không còn hợp lệ dùng SELLER_CANCEL.</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Database RBAC v5.0 (3.4.2) đã giải thích SELLER_CANCEL; nhóm xác nhận.</w:t>
            </w:r>
            <w:r w:rsidDel="00000000" w:rsidR="00000000" w:rsidRPr="00000000">
              <w:rPr>
                <w:rtl w:val="0"/>
              </w:rPr>
            </w:r>
          </w:p>
        </w:tc>
      </w:tr>
    </w:tbl>
    <w:p w:rsidR="00000000" w:rsidDel="00000000" w:rsidP="00000000" w:rsidRDefault="00000000" w:rsidRPr="00000000" w14:paraId="00000FD5">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D6">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9.1 Tham số chưa chốt ảnh hưởng tới API</w:t>
      </w:r>
      <w:r w:rsidDel="00000000" w:rsidR="00000000" w:rsidRPr="00000000">
        <w:rPr>
          <w:rtl w:val="0"/>
        </w:rPr>
      </w:r>
    </w:p>
    <w:tbl>
      <w:tblPr>
        <w:tblStyle w:val="Table102"/>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17"/>
        <w:gridCol w:w="4543"/>
        <w:gridCol w:w="3000"/>
        <w:tblGridChange w:id="0">
          <w:tblGrid>
            <w:gridCol w:w="1817"/>
            <w:gridCol w:w="4543"/>
            <w:gridCol w:w="3000"/>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D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Tham số</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D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Ảnh hưởng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0FD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Giá trị đang dùng cho môi trường dev</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TTL giữ hàng — expiresAt của phiên checkout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 phút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P-02 / P-04</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Timeout thanh toán / thời gian chờ tối đa trước khi đóng phiên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D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 giây / 30 phút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Hạn liên kết đặt lại mật khẩu</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30 phút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Hạn access / refresh token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15 phút / 7 ngày</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P-08</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Giới hạn ảnh/video (3.9)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Xem bảng 3.9</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P-09</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địa chỉ tối đa</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P-10</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Số lượng tối đa mỗi dòng / số dòng giỏ</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99 / 50</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E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Kích thước trang, sắp xếp mặc định</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20, mới nhất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Hiển thị điểm đánh giá, che tên người đánh giá</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Có, 1 chữ số thập phân</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P-14 / P-15</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Múi giờ kỳ thống kê / sản phẩm bán chạy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GMT+7 / theo số lượng</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P-21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Danh sách lý do hủy / từ chối</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Enum ở 4.2</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P-COM-01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Tỷ lệ hoa hồng (bps)</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500 — </w:t>
            </w:r>
            <w:r w:rsidDel="00000000" w:rsidR="00000000" w:rsidRPr="00000000">
              <w:rPr>
                <w:rFonts w:ascii="Arial" w:cs="Arial" w:eastAsia="Arial" w:hAnsi="Arial"/>
                <w:b w:val="1"/>
                <w:bCs w:val="1"/>
                <w:sz w:val="18"/>
                <w:szCs w:val="18"/>
                <w:rtl w:val="0"/>
              </w:rPr>
              <w:t xml:space="preserve">chỉ để test, không phải giá trị chốt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P-SIM-01</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0FF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Độ trễ kịch bản LATE_SUCCESS của bộ giả lập (giai đoạn 2)</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0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P-04 + 5 phút</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0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N-06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0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Chu kỳ job J1–J6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0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Mỗi 1 phút (môi trường dev)</w:t>
            </w:r>
            <w:r w:rsidDel="00000000" w:rsidR="00000000" w:rsidRPr="00000000">
              <w:rPr>
                <w:rtl w:val="0"/>
              </w:rPr>
            </w:r>
          </w:p>
        </w:tc>
      </w:tr>
    </w:tbl>
    <w:p w:rsidR="00000000" w:rsidDel="00000000" w:rsidP="00000000" w:rsidRDefault="00000000" w:rsidRPr="00000000" w14:paraId="00001004">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05">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9.2 Giới hạn của tài liệu này</w:t>
      </w:r>
      <w:r w:rsidDel="00000000" w:rsidR="00000000" w:rsidRPr="00000000">
        <w:rPr>
          <w:rtl w:val="0"/>
        </w:rPr>
      </w:r>
    </w:p>
    <w:p w:rsidR="00000000" w:rsidDel="00000000" w:rsidP="00000000" w:rsidRDefault="00000000" w:rsidRPr="00000000" w14:paraId="00001006">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Tài liệu dựa trên API v0.3 đính kèm, comment của Bùi Minh Quang và Database RBAC v5.0 đã thiết kế trong cùng phiên làm việc. Không khẳng định đã cập nhật FRD, UI, Figma hoặc code bên ngoài.</w:t>
      </w:r>
      <w:r w:rsidDel="00000000" w:rsidR="00000000" w:rsidRPr="00000000">
        <w:rPr>
          <w:rtl w:val="0"/>
        </w:rPr>
      </w:r>
    </w:p>
    <w:p w:rsidR="00000000" w:rsidDel="00000000" w:rsidP="00000000" w:rsidRDefault="00000000" w:rsidRPr="00000000" w14:paraId="00001007">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FE đối chiếu lại tên đường dẫn mới, UserSelfProfile và allowedActions; ba web app dùng chung login. Mục 10.3 và 10.4 nêu các thay đổi không tương thích và schema cần đồng bộ.</w:t>
      </w:r>
      <w:r w:rsidDel="00000000" w:rsidR="00000000" w:rsidRPr="00000000">
        <w:rPr>
          <w:rtl w:val="0"/>
        </w:rPr>
      </w:r>
    </w:p>
    <w:p w:rsidR="00000000" w:rsidDel="00000000" w:rsidP="00000000" w:rsidRDefault="00000000" w:rsidRPr="00000000" w14:paraId="00001008">
      <w:pPr>
        <w:numPr>
          <w:ilvl w:val="0"/>
          <w:numId w:val="1"/>
        </w:numPr>
        <w:spacing w:after="60" w:line="264" w:lineRule="auto"/>
        <w:ind w:left="500" w:hanging="260"/>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Tham số TTL, giới hạn upload/rate limit và nhà cung cấp địa giới còn là cấu hình đề xuất. Không khẳng định đã kiểm thử service thật, Google OAuth hoặc nhà cung cấp địa giới trong lần sửa tài liệu này.</w:t>
      </w:r>
      <w:r w:rsidDel="00000000" w:rsidR="00000000" w:rsidRPr="00000000">
        <w:rPr>
          <w:rtl w:val="0"/>
        </w:rPr>
      </w:r>
    </w:p>
    <w:p w:rsidR="00000000" w:rsidDel="00000000" w:rsidP="00000000" w:rsidRDefault="00000000" w:rsidRPr="00000000" w14:paraId="00001009">
      <w:pPr>
        <w:pStyle w:val="Heading1"/>
        <w:keepLines w:val="0"/>
        <w:spacing w:after="160" w:before="240" w:lineRule="auto"/>
        <w:rPr>
          <w:rFonts w:ascii="Times New Roman" w:cs="Times New Roman" w:eastAsia="Times New Roman" w:hAnsi="Times New Roman"/>
          <w:color w:val="1f3864"/>
        </w:rPr>
      </w:pPr>
      <w:r w:rsidDel="00000000" w:rsidR="00000000" w:rsidRPr="00000000">
        <w:rPr>
          <w:rFonts w:ascii="Arial" w:cs="Arial" w:eastAsia="Arial" w:hAnsi="Arial"/>
          <w:color w:val="000000"/>
          <w:rtl w:val="0"/>
        </w:rPr>
        <w:t xml:space="preserve">10. Quy trình sử dụng và nhật ký thay đổi</w:t>
      </w:r>
      <w:r w:rsidDel="00000000" w:rsidR="00000000" w:rsidRPr="00000000">
        <w:rPr>
          <w:rtl w:val="0"/>
        </w:rPr>
      </w:r>
    </w:p>
    <w:p w:rsidR="00000000" w:rsidDel="00000000" w:rsidP="00000000" w:rsidRDefault="00000000" w:rsidRPr="00000000" w14:paraId="0000100A">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10.1 Quy trình đề xuất</w:t>
      </w:r>
      <w:r w:rsidDel="00000000" w:rsidR="00000000" w:rsidRPr="00000000">
        <w:rPr>
          <w:rtl w:val="0"/>
        </w:rPr>
      </w:r>
    </w:p>
    <w:p w:rsidR="00000000" w:rsidDel="00000000" w:rsidP="00000000" w:rsidRDefault="00000000" w:rsidRPr="00000000" w14:paraId="0000100B">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1:</w:t>
      </w:r>
      <w:r w:rsidDel="00000000" w:rsidR="00000000" w:rsidRPr="00000000">
        <w:rPr>
          <w:rFonts w:ascii="Arial" w:cs="Arial" w:eastAsia="Arial" w:hAnsi="Arial"/>
          <w:sz w:val="20"/>
          <w:szCs w:val="20"/>
          <w:rtl w:val="0"/>
        </w:rPr>
        <w:t xml:space="preserve"> Cả nhóm review Mục 2–4 và Mục 9 (chốt các điểm C-xx), điền cột "Phụ trách" ở Mục 5.</w:t>
      </w:r>
    </w:p>
    <w:p w:rsidR="00000000" w:rsidDel="00000000" w:rsidP="00000000" w:rsidRDefault="00000000" w:rsidRPr="00000000" w14:paraId="0000100C">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2:</w:t>
      </w:r>
      <w:r w:rsidDel="00000000" w:rsidR="00000000" w:rsidRPr="00000000">
        <w:rPr>
          <w:rFonts w:ascii="Arial" w:cs="Arial" w:eastAsia="Arial" w:hAnsi="Arial"/>
          <w:sz w:val="20"/>
          <w:szCs w:val="20"/>
          <w:rtl w:val="0"/>
        </w:rPr>
        <w:t xml:space="preserve"> Người phụ trách từng service chuyển phần của mình sang OpenAPI 3.0 YAML (mỗi service một file), giữ nguyên tên field, enum và mã lỗi.</w:t>
      </w:r>
    </w:p>
    <w:p w:rsidR="00000000" w:rsidDel="00000000" w:rsidP="00000000" w:rsidRDefault="00000000" w:rsidRPr="00000000" w14:paraId="0000100D">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3:</w:t>
      </w:r>
      <w:r w:rsidDel="00000000" w:rsidR="00000000" w:rsidRPr="00000000">
        <w:rPr>
          <w:rFonts w:ascii="Arial" w:cs="Arial" w:eastAsia="Arial" w:hAnsi="Arial"/>
          <w:sz w:val="20"/>
          <w:szCs w:val="20"/>
          <w:rtl w:val="0"/>
        </w:rPr>
        <w:t xml:space="preserve"> Dựng mock server (Prism) từ OpenAPI để FE code ngay; BE viết contract test theo OpenAPI.</w:t>
      </w:r>
    </w:p>
    <w:p w:rsidR="00000000" w:rsidDel="00000000" w:rsidP="00000000" w:rsidRDefault="00000000" w:rsidRPr="00000000" w14:paraId="0000100E">
      <w:pPr>
        <w:numPr>
          <w:ilvl w:val="0"/>
          <w:numId w:val="1"/>
        </w:numPr>
        <w:spacing w:after="60" w:line="264" w:lineRule="auto"/>
        <w:ind w:left="500" w:hanging="2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Bước 4:</w:t>
      </w:r>
      <w:r w:rsidDel="00000000" w:rsidR="00000000" w:rsidRPr="00000000">
        <w:rPr>
          <w:rFonts w:ascii="Arial" w:cs="Arial" w:eastAsia="Arial" w:hAnsi="Arial"/>
          <w:sz w:val="20"/>
          <w:szCs w:val="20"/>
          <w:rtl w:val="0"/>
        </w:rPr>
        <w:t xml:space="preserve"> Mọi thay đổi API: sửa tài liệu/OpenAPI trước, thông báo cho người dùng API đó, ghi vào bảng dưới.</w:t>
      </w:r>
    </w:p>
    <w:p w:rsidR="00000000" w:rsidDel="00000000" w:rsidP="00000000" w:rsidRDefault="00000000" w:rsidRPr="00000000" w14:paraId="0000100F">
      <w:pPr>
        <w:pStyle w:val="Heading2"/>
        <w:keepLines w:val="0"/>
        <w:spacing w:after="120" w:before="320" w:lineRule="auto"/>
        <w:rPr>
          <w:rFonts w:ascii="Times New Roman" w:cs="Times New Roman" w:eastAsia="Times New Roman" w:hAnsi="Times New Roman"/>
          <w:color w:val="1f5fa8"/>
          <w:sz w:val="26"/>
          <w:szCs w:val="26"/>
        </w:rPr>
      </w:pPr>
      <w:r w:rsidDel="00000000" w:rsidR="00000000" w:rsidRPr="00000000">
        <w:rPr>
          <w:rFonts w:ascii="Arial" w:cs="Arial" w:eastAsia="Arial" w:hAnsi="Arial"/>
          <w:color w:val="000000"/>
          <w:sz w:val="26"/>
          <w:szCs w:val="26"/>
          <w:rtl w:val="0"/>
        </w:rPr>
        <w:t xml:space="preserve">10.2 Nhật ký thay đổi</w:t>
      </w:r>
      <w:r w:rsidDel="00000000" w:rsidR="00000000" w:rsidRPr="00000000">
        <w:rPr>
          <w:rtl w:val="0"/>
        </w:rPr>
      </w:r>
    </w:p>
    <w:tbl>
      <w:tblPr>
        <w:tblStyle w:val="Table103"/>
        <w:tblW w:w="9361.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454"/>
        <w:gridCol w:w="1363"/>
        <w:gridCol w:w="4543"/>
        <w:gridCol w:w="2001"/>
        <w:tblGridChange w:id="0">
          <w:tblGrid>
            <w:gridCol w:w="1454"/>
            <w:gridCol w:w="1363"/>
            <w:gridCol w:w="4543"/>
            <w:gridCol w:w="2001"/>
          </w:tblGrid>
        </w:tblGridChange>
      </w:tblGrid>
      <w:tr>
        <w:trPr>
          <w:cantSplit w:val="0"/>
          <w:tblHeader w:val="1"/>
        </w:trPr>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1010">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Phiên bản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1011">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Ngày</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1012">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Nội dung</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shd w:fill="e7ecf2" w:val="clear"/>
            <w:tcMar>
              <w:top w:w="60.0" w:type="dxa"/>
              <w:left w:w="100.0" w:type="dxa"/>
              <w:bottom w:w="60.0" w:type="dxa"/>
              <w:right w:w="100.0" w:type="dxa"/>
            </w:tcMar>
          </w:tcPr>
          <w:p w:rsidR="00000000" w:rsidDel="00000000" w:rsidP="00000000" w:rsidRDefault="00000000" w:rsidRPr="00000000" w14:paraId="00001013">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sz w:val="18"/>
                <w:szCs w:val="18"/>
                <w:rtl w:val="0"/>
              </w:rPr>
              <w:t xml:space="preserve">Người sửa</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4">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v0.3 (draft)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5">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19/10/2026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6">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Đồng bộ FRD v5.3 / Database v4.6: chốt C-02, C-03, C-04 (theo FRD), C-10 (theo Database), C-06 chốt sau, C-07 đã xử lý; mọi tham chiếu FRD 4.x đổi sang mục Database (DB x.y, G-xx, WD-xx); bỏ endpoint công khai /payments/provider/mock/callback; thay Mock Provider bằng bộ giả lập thanh toán nội bộ (6.5.1), mockScenario → simulatorScenario, provider = SIMULATOR, thêm kịch bản REFUND_FAIL và lộ trình hai giai đoạn.</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7">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Claude, chờ nhóm 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8">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v0.2 (draft)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9">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18/10/2026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A">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Đồng bộ Database v4.6: bỏ mọi tham chiếu Payout; enum WalletTransactionType, RefundReason, SettlementStatus và DTO Wallet/WalletTransaction/Settlement/Withdrawal theo tên field DB; Settlement không còn customerConfirmDueAt; luồng hoàn tiền theo DB (REFUND_DEBIT khi Refund SUCCESS); cập nhật C-01, C-10, C-11, C-13.</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B">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Claude, chờ nhóm review</w:t>
            </w:r>
            <w:r w:rsidDel="00000000" w:rsidR="00000000" w:rsidRPr="00000000">
              <w:rPr>
                <w:rtl w:val="0"/>
              </w:rPr>
            </w:r>
          </w:p>
        </w:tc>
      </w:tr>
      <w:tr>
        <w:trPr>
          <w:cantSplit w:val="0"/>
          <w:tblHeader w:val="0"/>
        </w:trPr>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C">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v0.1 (draft)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D">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18/10/2026</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E">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Bản đầu: quy ước chung, ma trận UC → service, đặc tả 7 service, internal API, event, job, danh sách điểm cần chốt.</w:t>
            </w:r>
            <w:r w:rsidDel="00000000" w:rsidR="00000000" w:rsidRPr="00000000">
              <w:rPr>
                <w:rtl w:val="0"/>
              </w:rPr>
            </w:r>
          </w:p>
        </w:tc>
        <w:tc>
          <w:tcPr>
            <w:tcBorders>
              <w:top w:color="bfc5ce" w:space="0" w:sz="4" w:val="single"/>
              <w:left w:color="bfc5ce" w:space="0" w:sz="4" w:val="single"/>
              <w:bottom w:color="bfc5ce" w:space="0" w:sz="4" w:val="single"/>
              <w:right w:color="bfc5ce" w:space="0" w:sz="4" w:val="single"/>
            </w:tcBorders>
            <w:tcMar>
              <w:top w:w="60.0" w:type="dxa"/>
              <w:left w:w="100.0" w:type="dxa"/>
              <w:bottom w:w="60.0" w:type="dxa"/>
              <w:right w:w="100.0" w:type="dxa"/>
            </w:tcMar>
          </w:tcPr>
          <w:p w:rsidR="00000000" w:rsidDel="00000000" w:rsidP="00000000" w:rsidRDefault="00000000" w:rsidRPr="00000000" w14:paraId="0000101F">
            <w:pPr>
              <w:spacing w:after="20" w:lineRule="auto"/>
              <w:rPr>
                <w:rFonts w:ascii="Times New Roman" w:cs="Times New Roman" w:eastAsia="Times New Roman" w:hAnsi="Times New Roman"/>
                <w:sz w:val="20"/>
                <w:szCs w:val="20"/>
              </w:rPr>
            </w:pPr>
            <w:r w:rsidDel="00000000" w:rsidR="00000000" w:rsidRPr="00000000">
              <w:rPr>
                <w:rFonts w:ascii="Arial" w:cs="Arial" w:eastAsia="Arial" w:hAnsi="Arial"/>
                <w:sz w:val="18"/>
                <w:szCs w:val="18"/>
                <w:rtl w:val="0"/>
              </w:rPr>
              <w:t xml:space="preserve">Claude (soạn nháp), chờ nhóm review</w:t>
            </w:r>
            <w:r w:rsidDel="00000000" w:rsidR="00000000" w:rsidRPr="00000000">
              <w:rPr>
                <w:rtl w:val="0"/>
              </w:rPr>
            </w:r>
          </w:p>
        </w:tc>
      </w:tr>
      <w:tr>
        <w:trPr>
          <w:cantSplit w:val="1"/>
          <w:tblHeader w:val="0"/>
        </w:trPr>
        <w:tc>
          <w:tcPr/>
          <w:p w:rsidR="00000000" w:rsidDel="00000000" w:rsidP="00000000" w:rsidRDefault="00000000" w:rsidRPr="00000000" w14:paraId="00001020">
            <w:pPr>
              <w:rPr/>
            </w:pPr>
            <w:r w:rsidDel="00000000" w:rsidR="00000000" w:rsidRPr="00000000">
              <w:rPr>
                <w:rFonts w:ascii="Arial" w:cs="Arial" w:eastAsia="Arial" w:hAnsi="Arial"/>
                <w:sz w:val="18"/>
                <w:szCs w:val="18"/>
                <w:rtl w:val="0"/>
              </w:rPr>
              <w:t xml:space="preserve">v1.0</w:t>
            </w:r>
            <w:r w:rsidDel="00000000" w:rsidR="00000000" w:rsidRPr="00000000">
              <w:rPr>
                <w:rtl w:val="0"/>
              </w:rPr>
            </w:r>
          </w:p>
        </w:tc>
        <w:tc>
          <w:tcPr/>
          <w:p w:rsidR="00000000" w:rsidDel="00000000" w:rsidP="00000000" w:rsidRDefault="00000000" w:rsidRPr="00000000" w14:paraId="00001021">
            <w:pPr>
              <w:rPr/>
            </w:pPr>
            <w:r w:rsidDel="00000000" w:rsidR="00000000" w:rsidRPr="00000000">
              <w:rPr>
                <w:rFonts w:ascii="Arial" w:cs="Arial" w:eastAsia="Arial" w:hAnsi="Arial"/>
                <w:sz w:val="18"/>
                <w:szCs w:val="18"/>
                <w:rtl w:val="0"/>
              </w:rPr>
              <w:t xml:space="preserve">25/10/2026</w:t>
            </w:r>
            <w:r w:rsidDel="00000000" w:rsidR="00000000" w:rsidRPr="00000000">
              <w:rPr>
                <w:rtl w:val="0"/>
              </w:rPr>
            </w:r>
          </w:p>
        </w:tc>
        <w:tc>
          <w:tcPr/>
          <w:p w:rsidR="00000000" w:rsidDel="00000000" w:rsidP="00000000" w:rsidRDefault="00000000" w:rsidRPr="00000000" w14:paraId="00001022">
            <w:pPr>
              <w:rPr/>
            </w:pPr>
            <w:r w:rsidDel="00000000" w:rsidR="00000000" w:rsidRPr="00000000">
              <w:rPr>
                <w:rFonts w:ascii="Arial" w:cs="Arial" w:eastAsia="Arial" w:hAnsi="Arial"/>
                <w:sz w:val="18"/>
                <w:szCs w:val="18"/>
                <w:rtl w:val="0"/>
              </w:rPr>
              <w:t xml:space="preserve">RBAC theo Database v5.0; xử lý comment Bùi Minh Quang về auth, ban/unban User, public Catalog routes, review, audit, địa giới, SellerPublic, tạo/xóa Notification. Thêm hợp đồng internal, schema delta và kiểm thử chấp nhận.</w:t>
            </w:r>
            <w:r w:rsidDel="00000000" w:rsidR="00000000" w:rsidRPr="00000000">
              <w:rPr>
                <w:rtl w:val="0"/>
              </w:rPr>
            </w:r>
          </w:p>
        </w:tc>
        <w:tc>
          <w:tcPr/>
          <w:p w:rsidR="00000000" w:rsidDel="00000000" w:rsidP="00000000" w:rsidRDefault="00000000" w:rsidRPr="00000000" w14:paraId="00001023">
            <w:pPr>
              <w:rPr/>
            </w:pPr>
            <w:r w:rsidDel="00000000" w:rsidR="00000000" w:rsidRPr="00000000">
              <w:rPr>
                <w:rFonts w:ascii="Arial" w:cs="Arial" w:eastAsia="Arial" w:hAnsi="Arial"/>
                <w:sz w:val="18"/>
                <w:szCs w:val="18"/>
                <w:rtl w:val="0"/>
              </w:rPr>
              <w:t xml:space="preserve">Cập nhật theo yêu cầu chủ tài liệu</w:t>
            </w:r>
            <w:r w:rsidDel="00000000" w:rsidR="00000000" w:rsidRPr="00000000">
              <w:rPr>
                <w:rtl w:val="0"/>
              </w:rPr>
            </w:r>
          </w:p>
        </w:tc>
      </w:tr>
    </w:tbl>
    <w:p w:rsidR="00000000" w:rsidDel="00000000" w:rsidP="00000000" w:rsidRDefault="00000000" w:rsidRPr="00000000" w14:paraId="00001024">
      <w:pPr>
        <w:pStyle w:val="Heading2"/>
        <w:rPr>
          <w:color w:val="000000"/>
        </w:rPr>
      </w:pPr>
      <w:r w:rsidDel="00000000" w:rsidR="00000000" w:rsidRPr="00000000">
        <w:rPr>
          <w:rFonts w:ascii="Arial" w:cs="Arial" w:eastAsia="Arial" w:hAnsi="Arial"/>
          <w:color w:val="000000"/>
          <w:rtl w:val="0"/>
        </w:rPr>
        <w:t xml:space="preserve">10.3 Đối chiếu comment của Bùi Minh Quang</w:t>
      </w:r>
      <w:r w:rsidDel="00000000" w:rsidR="00000000" w:rsidRPr="00000000">
        <w:rPr>
          <w:rtl w:val="0"/>
        </w:rPr>
      </w:r>
    </w:p>
    <w:p w:rsidR="00000000" w:rsidDel="00000000" w:rsidP="00000000" w:rsidRDefault="00000000" w:rsidRPr="00000000" w14:paraId="00001025">
      <w:pPr>
        <w:rPr/>
      </w:pPr>
      <w:r w:rsidDel="00000000" w:rsidR="00000000" w:rsidRPr="00000000">
        <w:rPr>
          <w:rFonts w:ascii="Arial" w:cs="Arial" w:eastAsia="Arial" w:hAnsi="Arial"/>
          <w:sz w:val="20"/>
          <w:szCs w:val="20"/>
          <w:rtl w:val="0"/>
        </w:rPr>
        <w:t xml:space="preserve">Các comment gốc được giữ và neo tại các dòng đối chiếu dưới đây để tránh chỉ vào endpoint đã xóa. Các thay đổi này chỉ áp dụng trong tài liệu API hiện tại; mục 10.4 liệt kê điều chỉnh DB/OpenAPI cần đồng bộ khi triển khai.</w:t>
      </w:r>
      <w:r w:rsidDel="00000000" w:rsidR="00000000" w:rsidRPr="00000000">
        <w:rPr>
          <w:rtl w:val="0"/>
        </w:rPr>
      </w:r>
    </w:p>
    <w:tbl>
      <w:tblPr>
        <w:tblStyle w:val="Table104"/>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312"/>
        <w:gridCol w:w="6048"/>
        <w:tblGridChange w:id="0">
          <w:tblGrid>
            <w:gridCol w:w="3312"/>
            <w:gridCol w:w="6048"/>
          </w:tblGrid>
        </w:tblGridChange>
      </w:tblGrid>
      <w:tr>
        <w:trPr>
          <w:cantSplit w:val="1"/>
          <w:tblHeader w:val="1"/>
        </w:trPr>
        <w:tc>
          <w:tcPr>
            <w:shd w:fill="e7ecf2" w:val="clear"/>
          </w:tcPr>
          <w:p w:rsidR="00000000" w:rsidDel="00000000" w:rsidP="00000000" w:rsidRDefault="00000000" w:rsidRPr="00000000" w14:paraId="00001026">
            <w:pPr>
              <w:rPr/>
            </w:pPr>
            <w:r w:rsidDel="00000000" w:rsidR="00000000" w:rsidRPr="00000000">
              <w:rPr>
                <w:rFonts w:ascii="Arial" w:cs="Arial" w:eastAsia="Arial" w:hAnsi="Arial"/>
                <w:sz w:val="18"/>
                <w:szCs w:val="18"/>
                <w:rtl w:val="0"/>
              </w:rPr>
              <w:t xml:space="preserve">Comment gốc</w:t>
            </w:r>
            <w:r w:rsidDel="00000000" w:rsidR="00000000" w:rsidRPr="00000000">
              <w:rPr>
                <w:rtl w:val="0"/>
              </w:rPr>
            </w:r>
          </w:p>
        </w:tc>
        <w:tc>
          <w:tcPr>
            <w:shd w:fill="e7ecf2" w:val="clear"/>
          </w:tcPr>
          <w:p w:rsidR="00000000" w:rsidDel="00000000" w:rsidP="00000000" w:rsidRDefault="00000000" w:rsidRPr="00000000" w14:paraId="00001027">
            <w:pPr>
              <w:rPr/>
            </w:pPr>
            <w:r w:rsidDel="00000000" w:rsidR="00000000" w:rsidRPr="00000000">
              <w:rPr>
                <w:rFonts w:ascii="Arial" w:cs="Arial" w:eastAsia="Arial" w:hAnsi="Arial"/>
                <w:sz w:val="18"/>
                <w:szCs w:val="18"/>
                <w:rtl w:val="0"/>
              </w:rPr>
              <w:t xml:space="preserve">Xử lý trong bản v1.0</w:t>
            </w:r>
            <w:r w:rsidDel="00000000" w:rsidR="00000000" w:rsidRPr="00000000">
              <w:rPr>
                <w:rtl w:val="0"/>
              </w:rPr>
            </w:r>
          </w:p>
        </w:tc>
      </w:tr>
      <w:tr>
        <w:trPr>
          <w:cantSplit w:val="1"/>
          <w:tblHeader w:val="0"/>
        </w:trPr>
        <w:tc>
          <w:tcPr/>
          <w:p w:rsidR="00000000" w:rsidDel="00000000" w:rsidP="00000000" w:rsidRDefault="00000000" w:rsidRPr="00000000" w14:paraId="00001028">
            <w:pPr>
              <w:rPr/>
            </w:pPr>
            <w:r w:rsidDel="00000000" w:rsidR="00000000" w:rsidRPr="00000000">
              <w:rPr>
                <w:rFonts w:ascii="Arial" w:cs="Arial" w:eastAsia="Arial" w:hAnsi="Arial"/>
                <w:sz w:val="18"/>
                <w:szCs w:val="18"/>
                <w:rtl w:val="0"/>
              </w:rPr>
              <w:t xml:space="preserve">IDs 0, 2, 4, 6, 8, 10, 12 — dùng POST /identity/auth/login cho cả Customer Seller Admin</w:t>
            </w:r>
            <w:r w:rsidDel="00000000" w:rsidR="00000000" w:rsidRPr="00000000">
              <w:rPr>
                <w:rtl w:val="0"/>
              </w:rPr>
            </w:r>
          </w:p>
        </w:tc>
        <w:tc>
          <w:tcPr/>
          <w:p w:rsidR="00000000" w:rsidDel="00000000" w:rsidP="00000000" w:rsidRDefault="00000000" w:rsidRPr="00000000" w14:paraId="00001029">
            <w:pPr>
              <w:rPr/>
            </w:pPr>
            <w:r w:rsidDel="00000000" w:rsidR="00000000" w:rsidRPr="00000000">
              <w:rPr>
                <w:rFonts w:ascii="Arial" w:cs="Arial" w:eastAsia="Arial" w:hAnsi="Arial"/>
                <w:sz w:val="18"/>
                <w:szCs w:val="18"/>
                <w:rtl w:val="0"/>
              </w:rPr>
              <w:t xml:space="preserve">Một login theo User; xóa hai login Seller/Admin; refresh, reset, me và DTO không còn actorType độc quyền. Thêm permission và shared PK.</w:t>
            </w:r>
            <w:r w:rsidDel="00000000" w:rsidR="00000000" w:rsidRPr="00000000">
              <w:rPr>
                <w:rtl w:val="0"/>
              </w:rPr>
            </w:r>
          </w:p>
        </w:tc>
      </w:tr>
      <w:tr>
        <w:trPr>
          <w:cantSplit w:val="1"/>
          <w:tblHeader w:val="0"/>
        </w:trPr>
        <w:tc>
          <w:tcPr/>
          <w:p w:rsidR="00000000" w:rsidDel="00000000" w:rsidP="00000000" w:rsidRDefault="00000000" w:rsidRPr="00000000" w14:paraId="0000102A">
            <w:pPr>
              <w:rPr/>
            </w:pPr>
            <w:r w:rsidDel="00000000" w:rsidR="00000000" w:rsidRPr="00000000">
              <w:rPr>
                <w:rFonts w:ascii="Arial" w:cs="Arial" w:eastAsia="Arial" w:hAnsi="Arial"/>
                <w:sz w:val="18"/>
                <w:szCs w:val="18"/>
                <w:rtl w:val="0"/>
              </w:rPr>
              <w:t xml:space="preserve">IDs 21, 23, 25, 27 — identity/admin/ban/{userId}</w:t>
            </w:r>
            <w:r w:rsidDel="00000000" w:rsidR="00000000" w:rsidRPr="00000000">
              <w:rPr>
                <w:rtl w:val="0"/>
              </w:rPr>
            </w:r>
          </w:p>
        </w:tc>
        <w:tc>
          <w:tcPr/>
          <w:p w:rsidR="00000000" w:rsidDel="00000000" w:rsidP="00000000" w:rsidRDefault="00000000" w:rsidRPr="00000000" w14:paraId="0000102B">
            <w:pPr>
              <w:rPr/>
            </w:pPr>
            <w:r w:rsidDel="00000000" w:rsidR="00000000" w:rsidRPr="00000000">
              <w:rPr>
                <w:rFonts w:ascii="Arial" w:cs="Arial" w:eastAsia="Arial" w:hAnsi="Arial"/>
                <w:sz w:val="18"/>
                <w:szCs w:val="18"/>
                <w:rtl w:val="0"/>
              </w:rPr>
              <w:t xml:space="preserve">POST /identity/admin/ban/{userId} và /unban/{userId}, scope bắt buộc USER/CUSTOMER/SELLER; giữ ngoại lệ G-14 và không khóa nhầm vai trò khác.</w:t>
            </w:r>
            <w:r w:rsidDel="00000000" w:rsidR="00000000" w:rsidRPr="00000000">
              <w:rPr>
                <w:rtl w:val="0"/>
              </w:rPr>
            </w:r>
          </w:p>
        </w:tc>
      </w:tr>
      <w:tr>
        <w:trPr>
          <w:cantSplit w:val="1"/>
          <w:tblHeader w:val="0"/>
        </w:trPr>
        <w:tc>
          <w:tcPr/>
          <w:p w:rsidR="00000000" w:rsidDel="00000000" w:rsidP="00000000" w:rsidRDefault="00000000" w:rsidRPr="00000000" w14:paraId="0000102C">
            <w:pPr>
              <w:rPr/>
            </w:pPr>
            <w:r w:rsidDel="00000000" w:rsidR="00000000" w:rsidRPr="00000000">
              <w:rPr>
                <w:rFonts w:ascii="Arial" w:cs="Arial" w:eastAsia="Arial" w:hAnsi="Arial"/>
                <w:sz w:val="18"/>
                <w:szCs w:val="18"/>
                <w:rtl w:val="0"/>
              </w:rPr>
              <w:t xml:space="preserve">ID 31 — chuẩn hóa /categories và /products</w:t>
            </w:r>
            <w:r w:rsidDel="00000000" w:rsidR="00000000" w:rsidRPr="00000000">
              <w:rPr>
                <w:rtl w:val="0"/>
              </w:rPr>
            </w:r>
          </w:p>
        </w:tc>
        <w:tc>
          <w:tcPr/>
          <w:p w:rsidR="00000000" w:rsidDel="00000000" w:rsidP="00000000" w:rsidRDefault="00000000" w:rsidRPr="00000000" w14:paraId="0000102D">
            <w:pPr>
              <w:rPr/>
            </w:pPr>
            <w:r w:rsidDel="00000000" w:rsidR="00000000" w:rsidRPr="00000000">
              <w:rPr>
                <w:rFonts w:ascii="Arial" w:cs="Arial" w:eastAsia="Arial" w:hAnsi="Arial"/>
                <w:sz w:val="18"/>
                <w:szCs w:val="18"/>
                <w:rtl w:val="0"/>
              </w:rPr>
              <w:t xml:space="preserve">Public Catalog bỏ /catalog ở route, bảng endpoint, ví dụ và cross-reference; giữ /catalog riêng internal service routing.</w:t>
            </w:r>
            <w:r w:rsidDel="00000000" w:rsidR="00000000" w:rsidRPr="00000000">
              <w:rPr>
                <w:rtl w:val="0"/>
              </w:rPr>
            </w:r>
          </w:p>
        </w:tc>
      </w:tr>
      <w:tr>
        <w:trPr>
          <w:cantSplit w:val="1"/>
          <w:tblHeader w:val="0"/>
        </w:trPr>
        <w:tc>
          <w:tcPr/>
          <w:p w:rsidR="00000000" w:rsidDel="00000000" w:rsidP="00000000" w:rsidRDefault="00000000" w:rsidRPr="00000000" w14:paraId="0000102E">
            <w:pPr>
              <w:rPr/>
            </w:pPr>
            <w:r w:rsidDel="00000000" w:rsidR="00000000" w:rsidRPr="00000000">
              <w:rPr>
                <w:rFonts w:ascii="Arial" w:cs="Arial" w:eastAsia="Arial" w:hAnsi="Arial"/>
                <w:sz w:val="18"/>
                <w:szCs w:val="18"/>
                <w:rtl w:val="0"/>
              </w:rPr>
              <w:t xml:space="preserve">IDs 33, 36 — API review không cần thiết</w:t>
            </w:r>
            <w:r w:rsidDel="00000000" w:rsidR="00000000" w:rsidRPr="00000000">
              <w:rPr>
                <w:rtl w:val="0"/>
              </w:rPr>
            </w:r>
          </w:p>
        </w:tc>
        <w:tc>
          <w:tcPr/>
          <w:p w:rsidR="00000000" w:rsidDel="00000000" w:rsidP="00000000" w:rsidRDefault="00000000" w:rsidRPr="00000000" w14:paraId="0000102F">
            <w:pPr>
              <w:rPr/>
            </w:pPr>
            <w:r w:rsidDel="00000000" w:rsidR="00000000" w:rsidRPr="00000000">
              <w:rPr>
                <w:rFonts w:ascii="Arial" w:cs="Arial" w:eastAsia="Arial" w:hAnsi="Arial"/>
                <w:sz w:val="18"/>
                <w:szCs w:val="18"/>
                <w:rtl w:val="0"/>
              </w:rPr>
              <w:t xml:space="preserve">Bỏ PUT review và GET my-reviews. Tạo review chỉ một lần; Order lấy review summary qua internal Catalog khi cần biết đã đánh giá.</w:t>
            </w:r>
            <w:r w:rsidDel="00000000" w:rsidR="00000000" w:rsidRPr="00000000">
              <w:rPr>
                <w:rtl w:val="0"/>
              </w:rPr>
            </w:r>
          </w:p>
        </w:tc>
      </w:tr>
      <w:tr>
        <w:trPr>
          <w:cantSplit w:val="1"/>
          <w:tblHeader w:val="0"/>
        </w:trPr>
        <w:tc>
          <w:tcPr/>
          <w:p w:rsidR="00000000" w:rsidDel="00000000" w:rsidP="00000000" w:rsidRDefault="00000000" w:rsidRPr="00000000" w14:paraId="00001030">
            <w:pPr>
              <w:rPr/>
            </w:pPr>
            <w:r w:rsidDel="00000000" w:rsidR="00000000" w:rsidRPr="00000000">
              <w:rPr>
                <w:rFonts w:ascii="Arial" w:cs="Arial" w:eastAsia="Arial" w:hAnsi="Arial"/>
                <w:sz w:val="18"/>
                <w:szCs w:val="18"/>
                <w:rtl w:val="0"/>
              </w:rPr>
              <w:t xml:space="preserve">ID 29 — DB có lưu đâu tại audit-logs</w:t>
            </w:r>
            <w:r w:rsidDel="00000000" w:rsidR="00000000" w:rsidRPr="00000000">
              <w:rPr>
                <w:rtl w:val="0"/>
              </w:rPr>
            </w:r>
          </w:p>
        </w:tc>
        <w:tc>
          <w:tcPr/>
          <w:p w:rsidR="00000000" w:rsidDel="00000000" w:rsidP="00000000" w:rsidRDefault="00000000" w:rsidRPr="00000000" w14:paraId="00001031">
            <w:pPr>
              <w:rPr/>
            </w:pPr>
            <w:r w:rsidDel="00000000" w:rsidR="00000000" w:rsidRPr="00000000">
              <w:rPr>
                <w:rFonts w:ascii="Arial" w:cs="Arial" w:eastAsia="Arial" w:hAnsi="Arial"/>
                <w:sz w:val="18"/>
                <w:szCs w:val="18"/>
                <w:rtl w:val="0"/>
              </w:rPr>
              <w:t xml:space="preserve">Bỏ public GET audit-logs và DTO banHistory. Giữ audit kỹ thuật bắt buộc theo Database v5.0 để truy vết quyền/khóa/duyệt, không xây màn xem log.</w:t>
            </w:r>
            <w:r w:rsidDel="00000000" w:rsidR="00000000" w:rsidRPr="00000000">
              <w:rPr>
                <w:rtl w:val="0"/>
              </w:rPr>
            </w:r>
          </w:p>
        </w:tc>
      </w:tr>
      <w:tr>
        <w:trPr>
          <w:cantSplit w:val="1"/>
          <w:tblHeader w:val="0"/>
        </w:trPr>
        <w:tc>
          <w:tcPr/>
          <w:p w:rsidR="00000000" w:rsidDel="00000000" w:rsidP="00000000" w:rsidRDefault="00000000" w:rsidRPr="00000000" w14:paraId="00001032">
            <w:pPr>
              <w:rPr/>
            </w:pPr>
            <w:r w:rsidDel="00000000" w:rsidR="00000000" w:rsidRPr="00000000">
              <w:rPr>
                <w:rFonts w:ascii="Arial" w:cs="Arial" w:eastAsia="Arial" w:hAnsi="Arial"/>
                <w:sz w:val="18"/>
                <w:szCs w:val="18"/>
                <w:rtl w:val="0"/>
              </w:rPr>
              <w:t xml:space="preserve">IDs 14, 16 — lấy địa giới từ API có sẵn, không query DB</w:t>
            </w:r>
            <w:r w:rsidDel="00000000" w:rsidR="00000000" w:rsidRPr="00000000">
              <w:rPr>
                <w:rtl w:val="0"/>
              </w:rPr>
            </w:r>
          </w:p>
        </w:tc>
        <w:tc>
          <w:tcPr/>
          <w:p w:rsidR="00000000" w:rsidDel="00000000" w:rsidP="00000000" w:rsidRDefault="00000000" w:rsidRPr="00000000" w14:paraId="00001033">
            <w:pPr>
              <w:rPr/>
            </w:pPr>
            <w:r w:rsidDel="00000000" w:rsidR="00000000" w:rsidRPr="00000000">
              <w:rPr>
                <w:rFonts w:ascii="Arial" w:cs="Arial" w:eastAsia="Arial" w:hAnsi="Arial"/>
                <w:sz w:val="18"/>
                <w:szCs w:val="18"/>
                <w:rtl w:val="0"/>
              </w:rPr>
              <w:t xml:space="preserve">Hai endpoint là proxy adapter RegionProvider, timeout/cache/version và lỗi 503 rõ ràng; provider cụ thể là cấu hình cần chốt, không tự dựng nguồn DB địa giới.</w:t>
            </w:r>
            <w:r w:rsidDel="00000000" w:rsidR="00000000" w:rsidRPr="00000000">
              <w:rPr>
                <w:rtl w:val="0"/>
              </w:rPr>
            </w:r>
          </w:p>
        </w:tc>
      </w:tr>
      <w:tr>
        <w:trPr>
          <w:cantSplit w:val="1"/>
          <w:tblHeader w:val="0"/>
        </w:trPr>
        <w:tc>
          <w:tcPr/>
          <w:p w:rsidR="00000000" w:rsidDel="00000000" w:rsidP="00000000" w:rsidRDefault="00000000" w:rsidRPr="00000000" w14:paraId="00001034">
            <w:pPr>
              <w:rPr/>
            </w:pPr>
            <w:r w:rsidDel="00000000" w:rsidR="00000000" w:rsidRPr="00000000">
              <w:rPr>
                <w:rFonts w:ascii="Arial" w:cs="Arial" w:eastAsia="Arial" w:hAnsi="Arial"/>
                <w:sz w:val="18"/>
                <w:szCs w:val="18"/>
                <w:rtl w:val="0"/>
              </w:rPr>
              <w:t xml:space="preserve">ID 19 — Customer cũng xem được Seller</w:t>
            </w:r>
            <w:r w:rsidDel="00000000" w:rsidR="00000000" w:rsidRPr="00000000">
              <w:rPr>
                <w:rtl w:val="0"/>
              </w:rPr>
            </w:r>
          </w:p>
        </w:tc>
        <w:tc>
          <w:tcPr/>
          <w:p w:rsidR="00000000" w:rsidDel="00000000" w:rsidP="00000000" w:rsidRDefault="00000000" w:rsidRPr="00000000" w14:paraId="00001035">
            <w:pPr>
              <w:rPr/>
            </w:pPr>
            <w:r w:rsidDel="00000000" w:rsidR="00000000" w:rsidRPr="00000000">
              <w:rPr>
                <w:rFonts w:ascii="Arial" w:cs="Arial" w:eastAsia="Arial" w:hAnsi="Arial"/>
                <w:sz w:val="18"/>
                <w:szCs w:val="18"/>
                <w:rtl w:val="0"/>
              </w:rPr>
              <w:t xml:space="preserve">API PUBLIC /identity/sellers/{sellerId} trả SellerPublic cho mọi người; API Admin giữ dữ liệu xét duyệt nhạy cảm. Không mở DTO Admin cho Customer.</w:t>
            </w:r>
            <w:r w:rsidDel="00000000" w:rsidR="00000000" w:rsidRPr="00000000">
              <w:rPr>
                <w:rtl w:val="0"/>
              </w:rPr>
            </w:r>
          </w:p>
        </w:tc>
      </w:tr>
      <w:tr>
        <w:trPr>
          <w:cantSplit w:val="1"/>
          <w:tblHeader w:val="0"/>
        </w:trPr>
        <w:tc>
          <w:tcPr/>
          <w:p w:rsidR="00000000" w:rsidDel="00000000" w:rsidP="00000000" w:rsidRDefault="00000000" w:rsidRPr="00000000" w14:paraId="00001036">
            <w:pPr>
              <w:rPr/>
            </w:pPr>
            <w:r w:rsidDel="00000000" w:rsidR="00000000" w:rsidRPr="00000000">
              <w:rPr>
                <w:rFonts w:ascii="Arial" w:cs="Arial" w:eastAsia="Arial" w:hAnsi="Arial"/>
                <w:sz w:val="18"/>
                <w:szCs w:val="18"/>
                <w:rtl w:val="0"/>
              </w:rPr>
              <w:t xml:space="preserve">ID 40 — thiếu xóa và tạo noti</w:t>
            </w:r>
            <w:r w:rsidDel="00000000" w:rsidR="00000000" w:rsidRPr="00000000">
              <w:rPr>
                <w:rtl w:val="0"/>
              </w:rPr>
            </w:r>
          </w:p>
        </w:tc>
        <w:tc>
          <w:tcPr/>
          <w:p w:rsidR="00000000" w:rsidDel="00000000" w:rsidP="00000000" w:rsidRDefault="00000000" w:rsidRPr="00000000" w14:paraId="00001037">
            <w:pPr>
              <w:rPr/>
            </w:pPr>
            <w:r w:rsidDel="00000000" w:rsidR="00000000" w:rsidRPr="00000000">
              <w:rPr>
                <w:rFonts w:ascii="Arial" w:cs="Arial" w:eastAsia="Arial" w:hAnsi="Arial"/>
                <w:sz w:val="18"/>
                <w:szCs w:val="18"/>
                <w:rtl w:val="0"/>
              </w:rPr>
              <w:t xml:space="preserve">DELETE in-app theo owner; POST nội bộ cho service allowlist, dedupe chung với event; không cho public client tự tạo email/thông báo.</w:t>
            </w:r>
            <w:r w:rsidDel="00000000" w:rsidR="00000000" w:rsidRPr="00000000">
              <w:rPr>
                <w:rtl w:val="0"/>
              </w:rPr>
            </w:r>
          </w:p>
        </w:tc>
      </w:tr>
    </w:tbl>
    <w:p w:rsidR="00000000" w:rsidDel="00000000" w:rsidP="00000000" w:rsidRDefault="00000000" w:rsidRPr="00000000" w14:paraId="00001038">
      <w:pPr>
        <w:pStyle w:val="Heading2"/>
        <w:rPr>
          <w:color w:val="000000"/>
        </w:rPr>
      </w:pPr>
      <w:r w:rsidDel="00000000" w:rsidR="00000000" w:rsidRPr="00000000">
        <w:rPr>
          <w:rFonts w:ascii="Arial" w:cs="Arial" w:eastAsia="Arial" w:hAnsi="Arial"/>
          <w:color w:val="000000"/>
          <w:rtl w:val="0"/>
        </w:rPr>
        <w:t xml:space="preserve">10.4 Tác động lên schema và chuyển đổi API</w:t>
      </w: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w:cs="Arial" w:eastAsia="Arial" w:hAnsi="Arial"/>
          <w:sz w:val="20"/>
          <w:szCs w:val="20"/>
          <w:rtl w:val="0"/>
        </w:rPr>
        <w:t xml:space="preserve">Database RBAC v5.0 là nền: User/Customer/Seller shared PK, bốn bảng RBAC, AuthSession, PasswordResetToken.user_id, reviewed_by_user_id, recipient_user_id và audience_context đã được mô tả. Bản API này không sửa trực tiếp file database đã giao; các bổ sung dưới đây cần được đưa vào migration/đặc tả DB khi triển khai.</w:t>
      </w:r>
      <w:r w:rsidDel="00000000" w:rsidR="00000000" w:rsidRPr="00000000">
        <w:rPr>
          <w:rtl w:val="0"/>
        </w:rPr>
      </w:r>
    </w:p>
    <w:tbl>
      <w:tblPr>
        <w:tblStyle w:val="Table105"/>
        <w:tblW w:w="936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60"/>
        <w:gridCol w:w="7200"/>
        <w:tblGridChange w:id="0">
          <w:tblGrid>
            <w:gridCol w:w="2160"/>
            <w:gridCol w:w="7200"/>
          </w:tblGrid>
        </w:tblGridChange>
      </w:tblGrid>
      <w:tr>
        <w:trPr>
          <w:cantSplit w:val="1"/>
          <w:tblHeader w:val="1"/>
        </w:trPr>
        <w:tc>
          <w:tcPr>
            <w:shd w:fill="e7ecf2" w:val="clear"/>
          </w:tcPr>
          <w:p w:rsidR="00000000" w:rsidDel="00000000" w:rsidP="00000000" w:rsidRDefault="00000000" w:rsidRPr="00000000" w14:paraId="0000103A">
            <w:pPr>
              <w:rPr/>
            </w:pPr>
            <w:r w:rsidDel="00000000" w:rsidR="00000000" w:rsidRPr="00000000">
              <w:rPr>
                <w:rFonts w:ascii="Arial" w:cs="Arial" w:eastAsia="Arial" w:hAnsi="Arial"/>
                <w:sz w:val="18"/>
                <w:szCs w:val="18"/>
                <w:rtl w:val="0"/>
              </w:rPr>
              <w:t xml:space="preserve">Thành phần</w:t>
            </w:r>
            <w:r w:rsidDel="00000000" w:rsidR="00000000" w:rsidRPr="00000000">
              <w:rPr>
                <w:rtl w:val="0"/>
              </w:rPr>
            </w:r>
          </w:p>
        </w:tc>
        <w:tc>
          <w:tcPr>
            <w:shd w:fill="e7ecf2" w:val="clear"/>
          </w:tcPr>
          <w:p w:rsidR="00000000" w:rsidDel="00000000" w:rsidP="00000000" w:rsidRDefault="00000000" w:rsidRPr="00000000" w14:paraId="0000103B">
            <w:pPr>
              <w:rPr/>
            </w:pPr>
            <w:r w:rsidDel="00000000" w:rsidR="00000000" w:rsidRPr="00000000">
              <w:rPr>
                <w:rFonts w:ascii="Arial" w:cs="Arial" w:eastAsia="Arial" w:hAnsi="Arial"/>
                <w:sz w:val="18"/>
                <w:szCs w:val="18"/>
                <w:rtl w:val="0"/>
              </w:rPr>
              <w:t xml:space="preserve">Đồng bộ bắt buộc</w:t>
            </w:r>
            <w:r w:rsidDel="00000000" w:rsidR="00000000" w:rsidRPr="00000000">
              <w:rPr>
                <w:rtl w:val="0"/>
              </w:rPr>
            </w:r>
          </w:p>
        </w:tc>
      </w:tr>
      <w:tr>
        <w:trPr>
          <w:cantSplit w:val="1"/>
          <w:tblHeader w:val="0"/>
        </w:trPr>
        <w:tc>
          <w:tcPr/>
          <w:p w:rsidR="00000000" w:rsidDel="00000000" w:rsidP="00000000" w:rsidRDefault="00000000" w:rsidRPr="00000000" w14:paraId="0000103C">
            <w:pPr>
              <w:rPr/>
            </w:pPr>
            <w:r w:rsidDel="00000000" w:rsidR="00000000" w:rsidRPr="00000000">
              <w:rPr>
                <w:rFonts w:ascii="Arial" w:cs="Arial" w:eastAsia="Arial" w:hAnsi="Arial"/>
                <w:sz w:val="18"/>
                <w:szCs w:val="18"/>
                <w:rtl w:val="0"/>
              </w:rPr>
              <w:t xml:space="preserve">Notification</w:t>
            </w:r>
            <w:r w:rsidDel="00000000" w:rsidR="00000000" w:rsidRPr="00000000">
              <w:rPr>
                <w:rtl w:val="0"/>
              </w:rPr>
            </w:r>
          </w:p>
        </w:tc>
        <w:tc>
          <w:tcPr/>
          <w:p w:rsidR="00000000" w:rsidDel="00000000" w:rsidP="00000000" w:rsidRDefault="00000000" w:rsidRPr="00000000" w14:paraId="0000103D">
            <w:pPr>
              <w:rPr/>
            </w:pPr>
            <w:r w:rsidDel="00000000" w:rsidR="00000000" w:rsidRPr="00000000">
              <w:rPr>
                <w:rFonts w:ascii="Arial" w:cs="Arial" w:eastAsia="Arial" w:hAnsi="Arial"/>
                <w:sz w:val="18"/>
                <w:szCs w:val="18"/>
                <w:rtl w:val="0"/>
              </w:rPr>
              <w:t xml:space="preserve">Thêm deleted_at TIMESTAMPTZ NULL; filter IN_APP chưa xóa; giữ dedupe_key UQ kể cả đã xóa. Một record/kênh; không xóa email log. NotificationType thêm SELLER_REGISTERED, USER_DISABLED, USER_ENABLED.</w:t>
            </w:r>
            <w:r w:rsidDel="00000000" w:rsidR="00000000" w:rsidRPr="00000000">
              <w:rPr>
                <w:rtl w:val="0"/>
              </w:rPr>
            </w:r>
          </w:p>
        </w:tc>
      </w:tr>
      <w:tr>
        <w:trPr>
          <w:cantSplit w:val="1"/>
          <w:tblHeader w:val="0"/>
        </w:trPr>
        <w:tc>
          <w:tcPr/>
          <w:p w:rsidR="00000000" w:rsidDel="00000000" w:rsidP="00000000" w:rsidRDefault="00000000" w:rsidRPr="00000000" w14:paraId="0000103E">
            <w:pPr>
              <w:rPr/>
            </w:pPr>
            <w:r w:rsidDel="00000000" w:rsidR="00000000" w:rsidRPr="00000000">
              <w:rPr>
                <w:rFonts w:ascii="Arial" w:cs="Arial" w:eastAsia="Arial" w:hAnsi="Arial"/>
                <w:sz w:val="18"/>
                <w:szCs w:val="18"/>
                <w:rtl w:val="0"/>
              </w:rPr>
              <w:t xml:space="preserve">Customer ban policy</w:t>
            </w:r>
            <w:r w:rsidDel="00000000" w:rsidR="00000000" w:rsidRPr="00000000">
              <w:rPr>
                <w:rtl w:val="0"/>
              </w:rPr>
            </w:r>
          </w:p>
        </w:tc>
        <w:tc>
          <w:tcPr/>
          <w:p w:rsidR="00000000" w:rsidDel="00000000" w:rsidP="00000000" w:rsidRDefault="00000000" w:rsidRPr="00000000" w14:paraId="0000103F">
            <w:pPr>
              <w:rPr/>
            </w:pPr>
            <w:r w:rsidDel="00000000" w:rsidR="00000000" w:rsidRPr="00000000">
              <w:rPr>
                <w:rFonts w:ascii="Arial" w:cs="Arial" w:eastAsia="Arial" w:hAnsi="Arial"/>
                <w:sz w:val="18"/>
                <w:szCs w:val="18"/>
                <w:rtl w:val="0"/>
              </w:rPr>
              <w:t xml:space="preserve">Giữ ban_mode và has_paid_order_before_ban trong metadata policy snapshot/AdminAuditLog tại thời điểm cấm để thực thi G-14 ổn định; không lấy cờ hasPaidOrder cập nhật sau cấm làm căn cứ tự gỡ hạn chế.</w:t>
            </w:r>
            <w:r w:rsidDel="00000000" w:rsidR="00000000" w:rsidRPr="00000000">
              <w:rPr>
                <w:rtl w:val="0"/>
              </w:rPr>
            </w:r>
          </w:p>
        </w:tc>
      </w:tr>
      <w:tr>
        <w:trPr>
          <w:cantSplit w:val="1"/>
          <w:tblHeader w:val="0"/>
        </w:trPr>
        <w:tc>
          <w:tcPr/>
          <w:p w:rsidR="00000000" w:rsidDel="00000000" w:rsidP="00000000" w:rsidRDefault="00000000" w:rsidRPr="00000000" w14:paraId="00001040">
            <w:pPr>
              <w:rPr/>
            </w:pPr>
            <w:r w:rsidDel="00000000" w:rsidR="00000000" w:rsidRPr="00000000">
              <w:rPr>
                <w:rFonts w:ascii="Arial" w:cs="Arial" w:eastAsia="Arial" w:hAnsi="Arial"/>
                <w:sz w:val="18"/>
                <w:szCs w:val="18"/>
                <w:rtl w:val="0"/>
              </w:rPr>
              <w:t xml:space="preserve">User/Customer/Seller API</w:t>
            </w:r>
            <w:r w:rsidDel="00000000" w:rsidR="00000000" w:rsidRPr="00000000">
              <w:rPr>
                <w:rtl w:val="0"/>
              </w:rPr>
            </w:r>
          </w:p>
        </w:tc>
        <w:tc>
          <w:tcPr/>
          <w:p w:rsidR="00000000" w:rsidDel="00000000" w:rsidP="00000000" w:rsidRDefault="00000000" w:rsidRPr="00000000" w14:paraId="00001041">
            <w:pPr>
              <w:rPr/>
            </w:pPr>
            <w:r w:rsidDel="00000000" w:rsidR="00000000" w:rsidRPr="00000000">
              <w:rPr>
                <w:rFonts w:ascii="Arial" w:cs="Arial" w:eastAsia="Arial" w:hAnsi="Arial"/>
                <w:sz w:val="18"/>
                <w:szCs w:val="18"/>
                <w:rtl w:val="0"/>
              </w:rPr>
              <w:t xml:space="preserve">Credential chỉ thuộc User; response shared IDs. Schema không cần cột actorType duy nhất. Không lưu avatar cho tới khi DB có thiết kế rõ; bỏ field avatar khỏi API hiện tại.</w:t>
            </w:r>
            <w:r w:rsidDel="00000000" w:rsidR="00000000" w:rsidRPr="00000000">
              <w:rPr>
                <w:rtl w:val="0"/>
              </w:rPr>
            </w:r>
          </w:p>
        </w:tc>
      </w:tr>
      <w:tr>
        <w:trPr>
          <w:cantSplit w:val="1"/>
          <w:tblHeader w:val="0"/>
        </w:trPr>
        <w:tc>
          <w:tcPr/>
          <w:p w:rsidR="00000000" w:rsidDel="00000000" w:rsidP="00000000" w:rsidRDefault="00000000" w:rsidRPr="00000000" w14:paraId="00001042">
            <w:pPr>
              <w:rPr/>
            </w:pPr>
            <w:r w:rsidDel="00000000" w:rsidR="00000000" w:rsidRPr="00000000">
              <w:rPr>
                <w:rFonts w:ascii="Arial" w:cs="Arial" w:eastAsia="Arial" w:hAnsi="Arial"/>
                <w:sz w:val="18"/>
                <w:szCs w:val="18"/>
                <w:rtl w:val="0"/>
              </w:rPr>
              <w:t xml:space="preserve">Catalog Review</w:t>
            </w:r>
            <w:r w:rsidDel="00000000" w:rsidR="00000000" w:rsidRPr="00000000">
              <w:rPr>
                <w:rtl w:val="0"/>
              </w:rPr>
            </w:r>
          </w:p>
        </w:tc>
        <w:tc>
          <w:tcPr/>
          <w:p w:rsidR="00000000" w:rsidDel="00000000" w:rsidP="00000000" w:rsidRDefault="00000000" w:rsidRPr="00000000" w14:paraId="00001043">
            <w:pPr>
              <w:rPr/>
            </w:pPr>
            <w:r w:rsidDel="00000000" w:rsidR="00000000" w:rsidRPr="00000000">
              <w:rPr>
                <w:rFonts w:ascii="Arial" w:cs="Arial" w:eastAsia="Arial" w:hAnsi="Arial"/>
                <w:sz w:val="18"/>
                <w:szCs w:val="18"/>
                <w:rtl w:val="0"/>
              </w:rPr>
              <w:t xml:space="preserve">Không còn public update/my-reviews; UNIQUE(customer_id, product_id) giữ nguyên. updated_at có thể giữ để tương thích DB, không tạo endpoint sửa chỉ vì có cột.</w:t>
            </w:r>
            <w:r w:rsidDel="00000000" w:rsidR="00000000" w:rsidRPr="00000000">
              <w:rPr>
                <w:rtl w:val="0"/>
              </w:rPr>
            </w:r>
          </w:p>
        </w:tc>
      </w:tr>
      <w:tr>
        <w:trPr>
          <w:cantSplit w:val="1"/>
          <w:tblHeader w:val="0"/>
        </w:trPr>
        <w:tc>
          <w:tcPr/>
          <w:p w:rsidR="00000000" w:rsidDel="00000000" w:rsidP="00000000" w:rsidRDefault="00000000" w:rsidRPr="00000000" w14:paraId="00001044">
            <w:pPr>
              <w:rPr/>
            </w:pPr>
            <w:r w:rsidDel="00000000" w:rsidR="00000000" w:rsidRPr="00000000">
              <w:rPr>
                <w:rFonts w:ascii="Arial" w:cs="Arial" w:eastAsia="Arial" w:hAnsi="Arial"/>
                <w:sz w:val="18"/>
                <w:szCs w:val="18"/>
                <w:rtl w:val="0"/>
              </w:rPr>
              <w:t xml:space="preserve">RegionProvider</w:t>
            </w:r>
            <w:r w:rsidDel="00000000" w:rsidR="00000000" w:rsidRPr="00000000">
              <w:rPr>
                <w:rtl w:val="0"/>
              </w:rPr>
            </w:r>
          </w:p>
        </w:tc>
        <w:tc>
          <w:tcPr/>
          <w:p w:rsidR="00000000" w:rsidDel="00000000" w:rsidP="00000000" w:rsidRDefault="00000000" w:rsidRPr="00000000" w14:paraId="00001045">
            <w:pPr>
              <w:rPr/>
            </w:pPr>
            <w:r w:rsidDel="00000000" w:rsidR="00000000" w:rsidRPr="00000000">
              <w:rPr>
                <w:rFonts w:ascii="Arial" w:cs="Arial" w:eastAsia="Arial" w:hAnsi="Arial"/>
                <w:sz w:val="18"/>
                <w:szCs w:val="18"/>
                <w:rtl w:val="0"/>
              </w:rPr>
              <w:t xml:space="preserve">Không tạo bảng danh mục tỉnh/phường tự quản; lưu mã trong CustomerAddress và snapshot tên trong Order như thiết kế. Adapter/cache có dataset version, cấu hình nguồn cần được chốt.</w:t>
            </w:r>
            <w:r w:rsidDel="00000000" w:rsidR="00000000" w:rsidRPr="00000000">
              <w:rPr>
                <w:rtl w:val="0"/>
              </w:rPr>
            </w:r>
          </w:p>
        </w:tc>
      </w:tr>
      <w:tr>
        <w:trPr>
          <w:cantSplit w:val="1"/>
          <w:tblHeader w:val="0"/>
        </w:trPr>
        <w:tc>
          <w:tcPr/>
          <w:p w:rsidR="00000000" w:rsidDel="00000000" w:rsidP="00000000" w:rsidRDefault="00000000" w:rsidRPr="00000000" w14:paraId="00001046">
            <w:pPr>
              <w:rPr/>
            </w:pPr>
            <w:r w:rsidDel="00000000" w:rsidR="00000000" w:rsidRPr="00000000">
              <w:rPr>
                <w:rFonts w:ascii="Arial" w:cs="Arial" w:eastAsia="Arial" w:hAnsi="Arial"/>
                <w:sz w:val="18"/>
                <w:szCs w:val="18"/>
                <w:rtl w:val="0"/>
              </w:rPr>
              <w:t xml:space="preserve">AuthSession và event</w:t>
            </w:r>
            <w:r w:rsidDel="00000000" w:rsidR="00000000" w:rsidRPr="00000000">
              <w:rPr>
                <w:rtl w:val="0"/>
              </w:rPr>
            </w:r>
          </w:p>
        </w:tc>
        <w:tc>
          <w:tcPr/>
          <w:p w:rsidR="00000000" w:rsidDel="00000000" w:rsidP="00000000" w:rsidRDefault="00000000" w:rsidRPr="00000000" w14:paraId="00001047">
            <w:pPr>
              <w:rPr/>
            </w:pPr>
            <w:r w:rsidDel="00000000" w:rsidR="00000000" w:rsidRPr="00000000">
              <w:rPr>
                <w:rFonts w:ascii="Arial" w:cs="Arial" w:eastAsia="Arial" w:hAnsi="Arial"/>
                <w:sz w:val="18"/>
                <w:szCs w:val="18"/>
                <w:rtl w:val="0"/>
              </w:rPr>
              <w:t xml:space="preserve">Session ID trong JWT đối chiếu AuthSession; logout/reset/disable thu hồi phiên. Producer phát userId thống nhất, consumer không dùng role trong event để cấp quyền.</w:t>
            </w:r>
            <w:r w:rsidDel="00000000" w:rsidR="00000000" w:rsidRPr="00000000">
              <w:rPr>
                <w:rtl w:val="0"/>
              </w:rPr>
            </w:r>
          </w:p>
        </w:tc>
      </w:tr>
      <w:tr>
        <w:trPr>
          <w:cantSplit w:val="1"/>
          <w:tblHeader w:val="0"/>
        </w:trPr>
        <w:tc>
          <w:tcPr/>
          <w:p w:rsidR="00000000" w:rsidDel="00000000" w:rsidP="00000000" w:rsidRDefault="00000000" w:rsidRPr="00000000" w14:paraId="00001048">
            <w:pPr>
              <w:rPr/>
            </w:pPr>
            <w:r w:rsidDel="00000000" w:rsidR="00000000" w:rsidRPr="00000000">
              <w:rPr>
                <w:rFonts w:ascii="Arial" w:cs="Arial" w:eastAsia="Arial" w:hAnsi="Arial"/>
                <w:sz w:val="18"/>
                <w:szCs w:val="18"/>
                <w:rtl w:val="0"/>
              </w:rPr>
              <w:t xml:space="preserve">Thay đổi breaking</w:t>
            </w:r>
            <w:r w:rsidDel="00000000" w:rsidR="00000000" w:rsidRPr="00000000">
              <w:rPr>
                <w:rtl w:val="0"/>
              </w:rPr>
            </w:r>
          </w:p>
        </w:tc>
        <w:tc>
          <w:tcPr/>
          <w:p w:rsidR="00000000" w:rsidDel="00000000" w:rsidP="00000000" w:rsidRDefault="00000000" w:rsidRPr="00000000" w14:paraId="00001049">
            <w:pPr>
              <w:rPr/>
            </w:pPr>
            <w:r w:rsidDel="00000000" w:rsidR="00000000" w:rsidRPr="00000000">
              <w:rPr>
                <w:rFonts w:ascii="Arial" w:cs="Arial" w:eastAsia="Arial" w:hAnsi="Arial"/>
                <w:sz w:val="18"/>
                <w:szCs w:val="18"/>
                <w:rtl w:val="0"/>
              </w:rPr>
              <w:t xml:space="preserve">Xóa login tách loại tài khoản, profile Admin riêng, public audit, review edit/my-reviews; đổi public Catalog path; gộp ban/unban; AuthTokens đổi sang UserSelfProfile. FE/BE cập nhật đồng thời và ghi OpenAPI v1.0 trước cutover; không duy trì ba login cùng hoạt động.</w:t>
            </w:r>
            <w:r w:rsidDel="00000000" w:rsidR="00000000" w:rsidRPr="00000000">
              <w:rPr>
                <w:rtl w:val="0"/>
              </w:rPr>
            </w:r>
          </w:p>
        </w:tc>
      </w:tr>
    </w:tbl>
    <w:p w:rsidR="00000000" w:rsidDel="00000000" w:rsidP="00000000" w:rsidRDefault="00000000" w:rsidRPr="00000000" w14:paraId="0000104A">
      <w:pPr>
        <w:pStyle w:val="Heading2"/>
        <w:rPr>
          <w:color w:val="000000"/>
        </w:rPr>
      </w:pPr>
      <w:r w:rsidDel="00000000" w:rsidR="00000000" w:rsidRPr="00000000">
        <w:rPr>
          <w:rFonts w:ascii="Arial" w:cs="Arial" w:eastAsia="Arial" w:hAnsi="Arial"/>
          <w:color w:val="000000"/>
          <w:rtl w:val="0"/>
        </w:rPr>
        <w:t xml:space="preserve">10.5 Kiểm thử chấp nhận RBAC và comment</w:t>
      </w:r>
      <w:r w:rsidDel="00000000" w:rsidR="00000000" w:rsidRPr="00000000">
        <w:rPr>
          <w:rtl w:val="0"/>
        </w:rPr>
      </w:r>
    </w:p>
    <w:p w:rsidR="00000000" w:rsidDel="00000000" w:rsidP="00000000" w:rsidRDefault="00000000" w:rsidRPr="00000000" w14:paraId="0000104B">
      <w:pPr>
        <w:rPr/>
      </w:pPr>
      <w:r w:rsidDel="00000000" w:rsidR="00000000" w:rsidRPr="00000000">
        <w:rPr>
          <w:rFonts w:ascii="Arial" w:cs="Arial" w:eastAsia="Arial" w:hAnsi="Arial"/>
          <w:sz w:val="20"/>
          <w:szCs w:val="20"/>
          <w:rtl w:val="0"/>
        </w:rPr>
        <w:t xml:space="preserve">Một email login một lần với CUSTOMER+SELLER; Seller PENDING login được nhưng không quản lý shop/rút. User chỉ SELLER/ADMIN không mua; có thêm CUSTOMER hợp lệ thì mua được. Không nhận role/status từ client; Admin không tự duyệt. Token cũ sau thay quyền trả TOKEN_STALE; session logout/reset không dùng lại; Identity lỗi không cho qua.</w:t>
      </w:r>
      <w:r w:rsidDel="00000000" w:rsidR="00000000" w:rsidRPr="00000000">
        <w:rPr>
          <w:rtl w:val="0"/>
        </w:rPr>
      </w:r>
    </w:p>
    <w:p w:rsidR="00000000" w:rsidDel="00000000" w:rsidP="00000000" w:rsidRDefault="00000000" w:rsidRPr="00000000" w14:paraId="0000104C">
      <w:pPr>
        <w:rPr/>
      </w:pPr>
      <w:r w:rsidDel="00000000" w:rsidR="00000000" w:rsidRPr="00000000">
        <w:rPr>
          <w:rFonts w:ascii="Arial" w:cs="Arial" w:eastAsia="Arial" w:hAnsi="Arial"/>
          <w:sz w:val="20"/>
          <w:szCs w:val="20"/>
          <w:rtl w:val="0"/>
        </w:rPr>
        <w:t xml:space="preserve">Ban CUSTOMER/SELLER không chặn phạm vi còn lại; User DISABLED chặn tất cả API bảo vệ. G-14 cho Customer đã trả tiền thao tác đơn cũ nhưng cấm checkout/thu mới; chưa có đơn trả tiền chặn nghiệp vụ Customer. Đổi ID giỏ/đơn/sản phẩm/ví/notification của người khác luôn bị từ chối, cả list và detail; idempotency replay vẫn kiểm tra quyền.</w:t>
      </w:r>
      <w:r w:rsidDel="00000000" w:rsidR="00000000" w:rsidRPr="00000000">
        <w:rPr>
          <w:rtl w:val="0"/>
        </w:rPr>
      </w:r>
    </w:p>
    <w:p w:rsidR="00000000" w:rsidDel="00000000" w:rsidP="00000000" w:rsidRDefault="00000000" w:rsidRPr="00000000" w14:paraId="0000104D">
      <w:pPr>
        <w:rPr/>
      </w:pPr>
      <w:r w:rsidDel="00000000" w:rsidR="00000000" w:rsidRPr="00000000">
        <w:rPr>
          <w:rFonts w:ascii="Arial" w:cs="Arial" w:eastAsia="Arial" w:hAnsi="Arial"/>
          <w:sz w:val="20"/>
          <w:szCs w:val="20"/>
          <w:rtl w:val="0"/>
        </w:rPr>
        <w:t xml:space="preserve">Không còn route public /catalog, login tách loại, PUT review, GET my-reviews hoặc public audit. SellerPublic không chứa email/lý do cấm. Region API timeout không có cache →503; mã ward không thuộc tỉnh →422 khi nguồn hợp lệ. Notification DELETE lần hai →204, list/unread không thấy đã xóa; retry event không làm sống lại. Public POST tạo noti không được định tuyến; internal producer trái allowlist →403; cùng dedupe/payload không gửi trùng.</w:t>
      </w:r>
      <w:r w:rsidDel="00000000" w:rsidR="00000000" w:rsidRPr="00000000">
        <w:rPr>
          <w:rtl w:val="0"/>
        </w:rPr>
      </w:r>
    </w:p>
    <w:p w:rsidR="00000000" w:rsidDel="00000000" w:rsidP="00000000" w:rsidRDefault="00000000" w:rsidRPr="00000000" w14:paraId="0000104E">
      <w:pPr>
        <w:rPr/>
      </w:pPr>
      <w:r w:rsidDel="00000000" w:rsidR="00000000" w:rsidRPr="00000000">
        <w:rPr>
          <w:rFonts w:ascii="Arial" w:cs="Arial" w:eastAsia="Arial" w:hAnsi="Arial"/>
          <w:sz w:val="20"/>
          <w:szCs w:val="20"/>
          <w:rtl w:val="0"/>
        </w:rPr>
        <w:t xml:space="preserve">Các kiểm thử trên là tiêu chí triển khai, chưa là kết quả chạy trên backend. Tài liệu đã được rà soát endpoint inventory và phần chi tiết để dùng cùng route, permission và DTO.</w:t>
      </w:r>
      <w:r w:rsidDel="00000000" w:rsidR="00000000" w:rsidRPr="00000000">
        <w:rPr>
          <w:rtl w:val="0"/>
        </w:rPr>
      </w:r>
    </w:p>
    <w:p w:rsidR="00000000" w:rsidDel="00000000" w:rsidP="00000000" w:rsidRDefault="00000000" w:rsidRPr="00000000" w14:paraId="0000104F">
      <w:pPr>
        <w:spacing w:after="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u w:val="none"/>
      </w:rPr>
    </w:lvl>
    <w:lvl w:ilvl="1">
      <w:start w:val="1"/>
      <w:numFmt w:val="bullet"/>
      <w:lvlText w:val="–"/>
      <w:lvlJc w:val="left"/>
      <w:pPr>
        <w:ind w:left="90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